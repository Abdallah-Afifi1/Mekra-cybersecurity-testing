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D35DB" w14:textId="1DF5600C" w:rsidR="004D635E" w:rsidRDefault="00E60122" w:rsidP="00D15B7F">
      <w:pPr>
        <w:rPr>
          <w:rStyle w:val="Hyperlink"/>
          <w:lang w:val="en-US"/>
        </w:rPr>
      </w:pPr>
      <w:r>
        <w:fldChar w:fldCharType="begin"/>
      </w:r>
      <w:r>
        <w:instrText xml:space="preserve"> HYPERLINK "https://erg-polarion-p1.mekra.net/polarion/" \l "/project/11_P_01467_MEKRA_Vision_Controller/repository/browser" </w:instrText>
      </w:r>
      <w:r>
        <w:fldChar w:fldCharType="separate"/>
      </w:r>
      <w:r w:rsidR="004D635E" w:rsidRPr="00D82396">
        <w:rPr>
          <w:rStyle w:val="Hyperlink"/>
          <w:lang w:val="en-US"/>
        </w:rPr>
        <w:t>Repository Browser &lt; 11_P_01467_MEKRA_Vision_Controller</w:t>
      </w:r>
      <w:r>
        <w:rPr>
          <w:rStyle w:val="Hyperlink"/>
          <w:lang w:val="en-US"/>
        </w:rPr>
        <w:fldChar w:fldCharType="end"/>
      </w:r>
    </w:p>
    <w:p w14:paraId="697278B6" w14:textId="5539566E" w:rsidR="00EA20AC" w:rsidRPr="00D15B7F" w:rsidRDefault="00387D52" w:rsidP="00D15B7F">
      <w:pPr>
        <w:rPr>
          <w:lang w:val="en-US"/>
        </w:rPr>
      </w:pPr>
      <w:hyperlink r:id="rId6" w:anchor="/project/11_P_01467_MEKRA_Vision_Controller/repository/browser" w:history="1">
        <w:r w:rsidR="00EA20AC" w:rsidRPr="00EA20AC">
          <w:rPr>
            <w:rStyle w:val="Hyperlink"/>
            <w:lang w:val="en-US"/>
          </w:rPr>
          <w:t>Repository Browser &lt; 11_P_01467_MEKRA_Vision_Controller</w:t>
        </w:r>
      </w:hyperlink>
    </w:p>
    <w:p w14:paraId="598EF96A" w14:textId="77777777" w:rsidR="00ED5F35" w:rsidRDefault="00ED5F35" w:rsidP="00D15B7F">
      <w:pPr>
        <w:rPr>
          <w:lang w:val="en-US"/>
        </w:rPr>
      </w:pPr>
    </w:p>
    <w:p w14:paraId="5D0348F3" w14:textId="6D10A308" w:rsidR="00CD140F" w:rsidRDefault="00CD140F" w:rsidP="00D15B7F">
      <w:pPr>
        <w:rPr>
          <w:lang w:val="en-US"/>
        </w:rPr>
      </w:pPr>
      <w:r>
        <w:rPr>
          <w:lang w:val="en-US"/>
        </w:rPr>
        <w:t>FSR:</w:t>
      </w:r>
    </w:p>
    <w:p w14:paraId="324B5488" w14:textId="747B6EF9" w:rsidR="007B01A1" w:rsidRPr="007B01A1" w:rsidRDefault="007B01A1" w:rsidP="007B01A1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7B01A1">
        <w:rPr>
          <w:b/>
          <w:u w:val="single"/>
          <w:lang w:val="en-US"/>
        </w:rPr>
        <w:t>Definitions:</w:t>
      </w:r>
    </w:p>
    <w:p w14:paraId="62126C44" w14:textId="16B61586" w:rsidR="00CD140F" w:rsidRDefault="00CD140F" w:rsidP="007B01A1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 xml:space="preserve"> definition</w:t>
      </w:r>
    </w:p>
    <w:p w14:paraId="06C3EE5B" w14:textId="24ED144F" w:rsidR="00696887" w:rsidRDefault="00696887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 represented</w:t>
      </w:r>
      <w:proofErr w:type="gramEnd"/>
      <w:r>
        <w:rPr>
          <w:lang w:val="en-US"/>
        </w:rPr>
        <w:t xml:space="preserve"> as NO output of any video image on the communication link towards vehicle.</w:t>
      </w:r>
    </w:p>
    <w:p w14:paraId="4D3C5CE5" w14:textId="11AE0126" w:rsidR="0069526E" w:rsidRDefault="0069526E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Video Stream definition</w:t>
      </w:r>
    </w:p>
    <w:p w14:paraId="5B6ED250" w14:textId="3630E15C" w:rsidR="0069526E" w:rsidRDefault="0069526E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r w:rsidR="000928B7">
        <w:rPr>
          <w:lang w:val="en-US"/>
        </w:rPr>
        <w:t xml:space="preserve">sequence of </w:t>
      </w:r>
      <w:r w:rsidR="00696887">
        <w:rPr>
          <w:lang w:val="en-US"/>
        </w:rPr>
        <w:t xml:space="preserve">consecutive </w:t>
      </w:r>
      <w:r w:rsidR="000928B7">
        <w:rPr>
          <w:lang w:val="en-US"/>
        </w:rPr>
        <w:t>images</w:t>
      </w:r>
    </w:p>
    <w:p w14:paraId="6AA6F1FE" w14:textId="7A91A9AD" w:rsidR="0069526E" w:rsidRDefault="0069526E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Delayed Video Stream</w:t>
      </w:r>
    </w:p>
    <w:p w14:paraId="41275665" w14:textId="0B448A78" w:rsidR="0069526E" w:rsidRDefault="0069526E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‘Video Stream’ </w:t>
      </w:r>
      <w:r w:rsidR="000928B7">
        <w:rPr>
          <w:lang w:val="en-US"/>
        </w:rPr>
        <w:t xml:space="preserve">consisting of images </w:t>
      </w:r>
      <w:r w:rsidR="00D15B7F">
        <w:rPr>
          <w:lang w:val="en-US"/>
        </w:rPr>
        <w:t xml:space="preserve">older than 50ms (compared to </w:t>
      </w:r>
      <w:r w:rsidR="00696887">
        <w:rPr>
          <w:lang w:val="en-US"/>
        </w:rPr>
        <w:t xml:space="preserve">the </w:t>
      </w:r>
      <w:r w:rsidR="00D15B7F">
        <w:rPr>
          <w:lang w:val="en-US"/>
        </w:rPr>
        <w:t>time of reception).</w:t>
      </w:r>
    </w:p>
    <w:p w14:paraId="6EA478FA" w14:textId="3EA62037" w:rsidR="000928B7" w:rsidRDefault="000928B7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Frozen Video Stream</w:t>
      </w:r>
    </w:p>
    <w:p w14:paraId="59BD3086" w14:textId="142B9366" w:rsidR="007D22A6" w:rsidRDefault="000928B7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sequence of </w:t>
      </w:r>
      <w:r w:rsidR="00350177">
        <w:rPr>
          <w:lang w:val="en-US"/>
        </w:rPr>
        <w:t xml:space="preserve">more than N (==2) </w:t>
      </w:r>
      <w:r>
        <w:rPr>
          <w:lang w:val="en-US"/>
        </w:rPr>
        <w:t>identical images</w:t>
      </w:r>
    </w:p>
    <w:p w14:paraId="171FAA89" w14:textId="72A2D9B9" w:rsidR="003B0C1F" w:rsidRDefault="003B0C1F" w:rsidP="003B0C1F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 w:rsidRPr="00907114">
        <w:rPr>
          <w:lang w:val="en-US"/>
        </w:rPr>
        <w:t>VideoStreamConfiguration</w:t>
      </w:r>
      <w:proofErr w:type="spellEnd"/>
    </w:p>
    <w:p w14:paraId="6C877049" w14:textId="655A8B37" w:rsidR="003B0C1F" w:rsidRPr="003B0C1F" w:rsidRDefault="00B10BA2" w:rsidP="003B0C1F">
      <w:pPr>
        <w:pStyle w:val="Listenabsatz"/>
        <w:numPr>
          <w:ilvl w:val="2"/>
          <w:numId w:val="2"/>
        </w:numPr>
        <w:rPr>
          <w:lang w:val="en-US"/>
        </w:rPr>
      </w:pPr>
      <w:r w:rsidRPr="00B10BA2">
        <w:rPr>
          <w:lang w:val="en-US"/>
        </w:rPr>
        <w:t xml:space="preserve"> </w:t>
      </w:r>
      <w:r>
        <w:rPr>
          <w:lang w:val="en-US"/>
        </w:rPr>
        <w:t xml:space="preserve">All Functional Safety relevant parameters that </w:t>
      </w:r>
      <w:r w:rsidR="008A664E">
        <w:rPr>
          <w:lang w:val="en-US"/>
        </w:rPr>
        <w:t>are</w:t>
      </w:r>
      <w:r>
        <w:rPr>
          <w:lang w:val="en-US"/>
        </w:rPr>
        <w:t xml:space="preserve"> needed to guarantee safety of system</w:t>
      </w:r>
      <w:r w:rsidR="008A664E">
        <w:rPr>
          <w:lang w:val="en-US"/>
        </w:rPr>
        <w:t xml:space="preserve"> (e.g.: zoom settings, </w:t>
      </w:r>
      <w:proofErr w:type="spellStart"/>
      <w:r w:rsidR="008A664E">
        <w:rPr>
          <w:lang w:val="en-US"/>
        </w:rPr>
        <w:t>FoV</w:t>
      </w:r>
      <w:proofErr w:type="spellEnd"/>
      <w:r w:rsidR="008A664E">
        <w:rPr>
          <w:lang w:val="en-US"/>
        </w:rPr>
        <w:t>, max. operating temperature)</w:t>
      </w:r>
      <w:r w:rsidDel="00B10BA2">
        <w:rPr>
          <w:lang w:val="en-US"/>
        </w:rPr>
        <w:t xml:space="preserve"> </w:t>
      </w:r>
    </w:p>
    <w:p w14:paraId="2CA6220B" w14:textId="5C7A0737" w:rsidR="003B0C1F" w:rsidRDefault="007F669F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FS-</w:t>
      </w:r>
      <w:proofErr w:type="spellStart"/>
      <w:r>
        <w:rPr>
          <w:lang w:val="en-US"/>
        </w:rPr>
        <w:t>DiagnosticsInformation</w:t>
      </w:r>
      <w:proofErr w:type="spellEnd"/>
    </w:p>
    <w:p w14:paraId="3125FF65" w14:textId="5073ADAF" w:rsidR="003B0C1F" w:rsidRDefault="007F669F" w:rsidP="003B0C1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All Functional Safety relevant information that </w:t>
      </w:r>
      <w:proofErr w:type="gramStart"/>
      <w:r>
        <w:rPr>
          <w:lang w:val="en-US"/>
        </w:rPr>
        <w:t>is needed</w:t>
      </w:r>
      <w:proofErr w:type="gramEnd"/>
      <w:r>
        <w:rPr>
          <w:lang w:val="en-US"/>
        </w:rPr>
        <w:t xml:space="preserve"> to guarantee safety of system.</w:t>
      </w:r>
    </w:p>
    <w:p w14:paraId="0F17D167" w14:textId="77777777" w:rsidR="00E51264" w:rsidRDefault="007D22A6" w:rsidP="00E5126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Detail </w:t>
      </w:r>
      <w:proofErr w:type="spellStart"/>
      <w:r>
        <w:rPr>
          <w:lang w:val="en-US"/>
        </w:rPr>
        <w:t>Lossy</w:t>
      </w:r>
      <w:proofErr w:type="spellEnd"/>
      <w:r>
        <w:rPr>
          <w:lang w:val="en-US"/>
        </w:rPr>
        <w:t xml:space="preserve"> Stream</w:t>
      </w:r>
    </w:p>
    <w:p w14:paraId="489C2EBE" w14:textId="3CAE8B03" w:rsidR="00A03CC5" w:rsidRPr="00E51264" w:rsidRDefault="00A03CC5" w:rsidP="00E51264">
      <w:pPr>
        <w:pStyle w:val="Listenabsatz"/>
        <w:numPr>
          <w:ilvl w:val="2"/>
          <w:numId w:val="2"/>
        </w:numPr>
        <w:rPr>
          <w:lang w:val="en-US"/>
        </w:rPr>
      </w:pPr>
      <w:r w:rsidRPr="00E51264">
        <w:rPr>
          <w:lang w:val="en-US"/>
        </w:rPr>
        <w:t>‘Video Stream’ that violates SG3</w:t>
      </w:r>
    </w:p>
    <w:p w14:paraId="6650C43B" w14:textId="03A2B691" w:rsidR="00FA3D89" w:rsidRDefault="00FA3D89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Wrong </w:t>
      </w:r>
      <w:proofErr w:type="spellStart"/>
      <w:r>
        <w:rPr>
          <w:lang w:val="en-US"/>
        </w:rPr>
        <w:t>FieldOfView</w:t>
      </w:r>
      <w:proofErr w:type="spellEnd"/>
      <w:r>
        <w:rPr>
          <w:lang w:val="en-US"/>
        </w:rPr>
        <w:t xml:space="preserve"> Stream</w:t>
      </w:r>
    </w:p>
    <w:p w14:paraId="14429D3D" w14:textId="0998C21D" w:rsidR="00FA3D89" w:rsidRPr="00FA3D89" w:rsidRDefault="00FA5F12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‘Video Stream’ that violates SG4 </w:t>
      </w:r>
    </w:p>
    <w:p w14:paraId="2010B24F" w14:textId="79DAC57F" w:rsidR="00175275" w:rsidRDefault="00175275" w:rsidP="007B01A1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Violation</w:t>
      </w:r>
    </w:p>
    <w:p w14:paraId="58D79511" w14:textId="48535252" w:rsidR="00175275" w:rsidRDefault="00175275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condition of the system when the </w:t>
      </w: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can no longer be fulfilled</w:t>
      </w:r>
      <w:proofErr w:type="gramEnd"/>
      <w:r>
        <w:rPr>
          <w:lang w:val="en-US"/>
        </w:rPr>
        <w:t>.</w:t>
      </w:r>
    </w:p>
    <w:p w14:paraId="3F89F725" w14:textId="329D8566" w:rsidR="00EE361F" w:rsidRDefault="00EE361F" w:rsidP="00EE361F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 w:rsidRPr="00ED5F35">
        <w:rPr>
          <w:lang w:val="en-US"/>
        </w:rPr>
        <w:t>RAWVideoStream</w:t>
      </w:r>
      <w:proofErr w:type="spellEnd"/>
    </w:p>
    <w:p w14:paraId="424E206D" w14:textId="77777777" w:rsidR="00E51264" w:rsidRDefault="009B5AC4" w:rsidP="00E51264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Payload of video transmission protocol at the input (from imager side – SOW1) of the system</w:t>
      </w:r>
    </w:p>
    <w:p w14:paraId="1720405F" w14:textId="7AF273B7" w:rsidR="00375796" w:rsidRPr="00E51264" w:rsidRDefault="00375796" w:rsidP="00E51264">
      <w:pPr>
        <w:pStyle w:val="Listenabsatz"/>
        <w:numPr>
          <w:ilvl w:val="1"/>
          <w:numId w:val="2"/>
        </w:numPr>
        <w:rPr>
          <w:lang w:val="en-US"/>
        </w:rPr>
      </w:pPr>
      <w:r w:rsidRPr="00E51264">
        <w:rPr>
          <w:lang w:val="en-US"/>
        </w:rPr>
        <w:t xml:space="preserve">System </w:t>
      </w:r>
      <w:r w:rsidR="009914B2" w:rsidRPr="00E51264">
        <w:rPr>
          <w:lang w:val="en-US"/>
        </w:rPr>
        <w:t>definition</w:t>
      </w:r>
    </w:p>
    <w:p w14:paraId="74D0E529" w14:textId="77777777" w:rsidR="00E51264" w:rsidRDefault="00375796" w:rsidP="00E51264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System == SOW2</w:t>
      </w:r>
    </w:p>
    <w:p w14:paraId="34D017ED" w14:textId="53CCD9EB" w:rsidR="00BB6B41" w:rsidRPr="00E51264" w:rsidRDefault="00BB6B41" w:rsidP="00E51264">
      <w:pPr>
        <w:pStyle w:val="Listenabsatz"/>
        <w:numPr>
          <w:ilvl w:val="1"/>
          <w:numId w:val="2"/>
        </w:numPr>
        <w:rPr>
          <w:lang w:val="en-US"/>
        </w:rPr>
      </w:pPr>
      <w:r w:rsidRPr="00E51264">
        <w:rPr>
          <w:lang w:val="en-US"/>
        </w:rPr>
        <w:t>Active Stream</w:t>
      </w:r>
    </w:p>
    <w:p w14:paraId="5C5B883C" w14:textId="466812EA" w:rsidR="00BB6B41" w:rsidRDefault="00BB6B41" w:rsidP="00BB6B4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System Output is on</w:t>
      </w:r>
    </w:p>
    <w:p w14:paraId="076629E5" w14:textId="77777777" w:rsidR="00E51264" w:rsidRDefault="00873C5E" w:rsidP="007B01A1">
      <w:pPr>
        <w:pStyle w:val="Listenabsatz"/>
        <w:numPr>
          <w:ilvl w:val="1"/>
          <w:numId w:val="2"/>
        </w:numPr>
        <w:rPr>
          <w:lang w:val="en-US"/>
        </w:rPr>
      </w:pPr>
      <w:r w:rsidRPr="003F42B0">
        <w:rPr>
          <w:lang w:val="en-US"/>
        </w:rPr>
        <w:t>fault free</w:t>
      </w:r>
    </w:p>
    <w:p w14:paraId="19336CC0" w14:textId="6F501451" w:rsidR="007B01A1" w:rsidRDefault="00873C5E" w:rsidP="00E51264">
      <w:pPr>
        <w:pStyle w:val="Listenabsatz"/>
        <w:numPr>
          <w:ilvl w:val="2"/>
          <w:numId w:val="2"/>
        </w:numPr>
        <w:rPr>
          <w:lang w:val="en-US"/>
        </w:rPr>
      </w:pPr>
      <w:r w:rsidRPr="00E51264">
        <w:rPr>
          <w:lang w:val="en-US"/>
        </w:rPr>
        <w:t xml:space="preserve">sufficiently error-free to meet the </w:t>
      </w:r>
      <w:r w:rsidR="00140670" w:rsidRPr="00E51264">
        <w:rPr>
          <w:lang w:val="en-US"/>
        </w:rPr>
        <w:t xml:space="preserve">required </w:t>
      </w:r>
      <w:r w:rsidRPr="00E51264">
        <w:rPr>
          <w:lang w:val="en-US"/>
        </w:rPr>
        <w:t>ASIL level</w:t>
      </w:r>
    </w:p>
    <w:p w14:paraId="6E285A5D" w14:textId="5725DD8E" w:rsidR="00DF369E" w:rsidRDefault="00DF369E" w:rsidP="00DF369E">
      <w:pPr>
        <w:pStyle w:val="Listenabsatz"/>
        <w:numPr>
          <w:ilvl w:val="1"/>
          <w:numId w:val="2"/>
        </w:numPr>
        <w:rPr>
          <w:lang w:val="en-US"/>
        </w:rPr>
      </w:pPr>
      <w:commentRangeStart w:id="0"/>
      <w:r>
        <w:rPr>
          <w:lang w:val="en-US"/>
        </w:rPr>
        <w:t>image meta data</w:t>
      </w:r>
    </w:p>
    <w:p w14:paraId="62B178CF" w14:textId="3D94BF19" w:rsidR="00DF369E" w:rsidRDefault="00DF369E" w:rsidP="00DF369E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properties or attributes of the video stream (derived or provided from SOW1)</w:t>
      </w:r>
      <w:commentRangeEnd w:id="0"/>
      <w:r w:rsidR="00E04855">
        <w:rPr>
          <w:rStyle w:val="Kommentarzeichen"/>
        </w:rPr>
        <w:commentReference w:id="0"/>
      </w:r>
    </w:p>
    <w:p w14:paraId="4784DFD8" w14:textId="77777777" w:rsidR="00E51264" w:rsidRPr="00E51264" w:rsidRDefault="00E51264" w:rsidP="00E51264">
      <w:pPr>
        <w:rPr>
          <w:lang w:val="en-US"/>
        </w:rPr>
      </w:pPr>
    </w:p>
    <w:p w14:paraId="4FFB0D3A" w14:textId="794B4BDC" w:rsidR="0069526E" w:rsidRPr="00FD05E6" w:rsidRDefault="004D1348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FSRs for </w:t>
      </w:r>
      <w:r w:rsidR="0069526E" w:rsidRPr="00FD05E6">
        <w:rPr>
          <w:b/>
          <w:u w:val="single"/>
          <w:lang w:val="en-US"/>
        </w:rPr>
        <w:t>SG1</w:t>
      </w:r>
      <w:r>
        <w:rPr>
          <w:b/>
          <w:u w:val="single"/>
          <w:lang w:val="en-US"/>
        </w:rPr>
        <w:t xml:space="preserve"> (</w:t>
      </w:r>
      <w:r w:rsidRPr="003A593B">
        <w:rPr>
          <w:sz w:val="20"/>
          <w:szCs w:val="20"/>
          <w:lang w:val="en-US"/>
        </w:rPr>
        <w:t xml:space="preserve">The system shall avert </w:t>
      </w:r>
      <w:r w:rsidR="004A0CB3">
        <w:rPr>
          <w:sz w:val="20"/>
          <w:szCs w:val="20"/>
          <w:lang w:val="en-US"/>
        </w:rPr>
        <w:t xml:space="preserve">a delay of the Video Stream (between its input and output) to more than 50ms </w:t>
      </w:r>
      <w:r w:rsidR="004A0CB3" w:rsidRPr="004A0CB3">
        <w:rPr>
          <w:sz w:val="20"/>
          <w:szCs w:val="20"/>
          <w:lang w:val="en-US"/>
        </w:rPr>
        <w:t xml:space="preserve">while streaming </w:t>
      </w:r>
      <w:r w:rsidR="00351D1A">
        <w:rPr>
          <w:sz w:val="20"/>
          <w:szCs w:val="20"/>
          <w:lang w:val="en-US"/>
        </w:rPr>
        <w:t>is</w:t>
      </w:r>
      <w:r w:rsidR="004A0CB3">
        <w:rPr>
          <w:sz w:val="20"/>
          <w:szCs w:val="20"/>
          <w:lang w:val="en-US"/>
        </w:rPr>
        <w:t xml:space="preserve"> </w:t>
      </w:r>
      <w:r w:rsidR="00BB6B41">
        <w:rPr>
          <w:sz w:val="20"/>
          <w:szCs w:val="20"/>
          <w:lang w:val="en-US"/>
        </w:rPr>
        <w:t>‘</w:t>
      </w:r>
      <w:r w:rsidR="004A0CB3" w:rsidRPr="004A0CB3">
        <w:rPr>
          <w:sz w:val="20"/>
          <w:szCs w:val="20"/>
          <w:lang w:val="en-US"/>
        </w:rPr>
        <w:t>active</w:t>
      </w:r>
      <w:r w:rsidR="00BB6B41">
        <w:rPr>
          <w:sz w:val="20"/>
          <w:szCs w:val="20"/>
          <w:lang w:val="en-US"/>
        </w:rPr>
        <w:t>’</w:t>
      </w:r>
      <w:r w:rsidR="004A0CB3" w:rsidRPr="004A0CB3">
        <w:rPr>
          <w:sz w:val="20"/>
          <w:szCs w:val="20"/>
          <w:lang w:val="en-US"/>
        </w:rPr>
        <w:t xml:space="preserve"> (</w:t>
      </w:r>
      <w:r w:rsidR="004A0CB3">
        <w:rPr>
          <w:sz w:val="20"/>
          <w:szCs w:val="20"/>
          <w:lang w:val="en-US"/>
        </w:rPr>
        <w:t>i.e. output: on</w:t>
      </w:r>
      <w:r w:rsidR="004A0CB3" w:rsidRPr="004A0CB3">
        <w:rPr>
          <w:sz w:val="20"/>
          <w:szCs w:val="20"/>
          <w:lang w:val="en-US"/>
        </w:rPr>
        <w:t>)</w:t>
      </w:r>
      <w:r w:rsidR="00351D1A">
        <w:rPr>
          <w:sz w:val="20"/>
          <w:szCs w:val="20"/>
          <w:lang w:val="en-US"/>
        </w:rPr>
        <w:t>)</w:t>
      </w:r>
    </w:p>
    <w:p w14:paraId="0A133201" w14:textId="269C0667" w:rsidR="00375796" w:rsidRPr="003A593B" w:rsidRDefault="00375796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 xml:space="preserve">While streaming is </w:t>
      </w:r>
      <w:r w:rsidR="00BB6B41" w:rsidRPr="003A593B">
        <w:rPr>
          <w:lang w:val="en-US"/>
        </w:rPr>
        <w:t>‘</w:t>
      </w:r>
      <w:r w:rsidRPr="003A593B">
        <w:rPr>
          <w:lang w:val="en-US"/>
        </w:rPr>
        <w:t>active</w:t>
      </w:r>
      <w:r w:rsidR="00BB6B41" w:rsidRPr="003A593B">
        <w:rPr>
          <w:lang w:val="en-US"/>
        </w:rPr>
        <w:t>’</w:t>
      </w:r>
      <w:r w:rsidRPr="003A593B">
        <w:rPr>
          <w:lang w:val="en-US"/>
        </w:rPr>
        <w:t xml:space="preserve">, the system shall ensure that for each input video image the respective processed image is output within 50 </w:t>
      </w:r>
      <w:proofErr w:type="spellStart"/>
      <w:r w:rsidRPr="003A593B">
        <w:rPr>
          <w:lang w:val="en-US"/>
        </w:rPr>
        <w:t>ms.</w:t>
      </w:r>
      <w:proofErr w:type="spellEnd"/>
      <w:r w:rsidRPr="003A593B">
        <w:rPr>
          <w:lang w:val="en-US"/>
        </w:rPr>
        <w:t>(</w:t>
      </w:r>
      <w:r w:rsidR="009914B2" w:rsidRPr="003A593B">
        <w:rPr>
          <w:lang w:val="en-US"/>
        </w:rPr>
        <w:t>delay</w:t>
      </w:r>
      <w:r w:rsidRPr="003A593B">
        <w:rPr>
          <w:lang w:val="en-US"/>
        </w:rPr>
        <w:t xml:space="preserve"> is measured</w:t>
      </w:r>
      <w:r w:rsidR="009914B2" w:rsidRPr="003A593B">
        <w:rPr>
          <w:lang w:val="en-US"/>
        </w:rPr>
        <w:t xml:space="preserve"> as follows:</w:t>
      </w:r>
      <w:r w:rsidRPr="003A593B">
        <w:rPr>
          <w:lang w:val="en-US"/>
        </w:rPr>
        <w:t xml:space="preserve"> </w:t>
      </w:r>
      <w:r w:rsidRPr="003A593B">
        <w:rPr>
          <w:lang w:val="en-US"/>
        </w:rPr>
        <w:lastRenderedPageBreak/>
        <w:t xml:space="preserve">from start of </w:t>
      </w:r>
      <w:r w:rsidR="009914B2" w:rsidRPr="003A593B">
        <w:rPr>
          <w:lang w:val="en-US"/>
        </w:rPr>
        <w:t xml:space="preserve">a </w:t>
      </w:r>
      <w:r w:rsidRPr="003A593B">
        <w:rPr>
          <w:lang w:val="en-US"/>
        </w:rPr>
        <w:t xml:space="preserve">frame </w:t>
      </w:r>
      <w:r w:rsidR="009914B2" w:rsidRPr="003A593B">
        <w:rPr>
          <w:lang w:val="en-US"/>
        </w:rPr>
        <w:t>at</w:t>
      </w:r>
      <w:r w:rsidRPr="003A593B">
        <w:rPr>
          <w:lang w:val="en-US"/>
        </w:rPr>
        <w:t xml:space="preserve"> the input to </w:t>
      </w:r>
      <w:r w:rsidR="009914B2" w:rsidRPr="003A593B">
        <w:rPr>
          <w:lang w:val="en-US"/>
        </w:rPr>
        <w:t xml:space="preserve">the </w:t>
      </w:r>
      <w:r w:rsidRPr="003A593B">
        <w:rPr>
          <w:lang w:val="en-US"/>
        </w:rPr>
        <w:t xml:space="preserve">start of </w:t>
      </w:r>
      <w:r w:rsidR="009914B2" w:rsidRPr="003A593B">
        <w:rPr>
          <w:lang w:val="en-US"/>
        </w:rPr>
        <w:t xml:space="preserve">the </w:t>
      </w:r>
      <w:r w:rsidRPr="003A593B">
        <w:rPr>
          <w:lang w:val="en-US"/>
        </w:rPr>
        <w:t xml:space="preserve">frame </w:t>
      </w:r>
      <w:r w:rsidR="009914B2" w:rsidRPr="003A593B">
        <w:rPr>
          <w:lang w:val="en-US"/>
        </w:rPr>
        <w:t xml:space="preserve">at </w:t>
      </w:r>
      <w:r w:rsidRPr="003A593B">
        <w:rPr>
          <w:lang w:val="en-US"/>
        </w:rPr>
        <w:t>the output</w:t>
      </w:r>
      <w:r w:rsidR="008033F2" w:rsidRPr="003A593B">
        <w:rPr>
          <w:lang w:val="en-US"/>
        </w:rPr>
        <w:t xml:space="preserve"> OR equivalent, e.g.: end to end</w:t>
      </w:r>
      <w:r w:rsidRPr="003A593B">
        <w:rPr>
          <w:lang w:val="en-US"/>
        </w:rPr>
        <w:t>)</w:t>
      </w:r>
    </w:p>
    <w:p w14:paraId="3D236081" w14:textId="21D0D2F4" w:rsidR="0069526E" w:rsidRPr="003A593B" w:rsidRDefault="009914B2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 xml:space="preserve">If the </w:t>
      </w:r>
      <w:r w:rsidR="00116DF0" w:rsidRPr="003A593B">
        <w:rPr>
          <w:lang w:val="en-US"/>
        </w:rPr>
        <w:t xml:space="preserve">requirement 2.a </w:t>
      </w:r>
      <w:proofErr w:type="gramStart"/>
      <w:r w:rsidR="00116DF0" w:rsidRPr="003A593B">
        <w:rPr>
          <w:lang w:val="en-US"/>
        </w:rPr>
        <w:t>is not fulfilled</w:t>
      </w:r>
      <w:proofErr w:type="gramEnd"/>
      <w:r w:rsidR="00116DF0" w:rsidRPr="003A593B">
        <w:rPr>
          <w:lang w:val="en-US"/>
        </w:rPr>
        <w:t xml:space="preserve">, the system shall transition into the </w:t>
      </w:r>
      <w:proofErr w:type="spellStart"/>
      <w:r w:rsidR="00116DF0" w:rsidRPr="003A593B">
        <w:rPr>
          <w:lang w:val="en-US"/>
        </w:rPr>
        <w:t>SafeState</w:t>
      </w:r>
      <w:proofErr w:type="spellEnd"/>
      <w:r w:rsidR="00116DF0" w:rsidRPr="003A593B">
        <w:rPr>
          <w:lang w:val="en-US"/>
        </w:rPr>
        <w:t xml:space="preserve"> within 300ms. (Information: FHTI = 400ms minus 50ms max. delay at SOW1 and minus 50ms delay in SOW2)</w:t>
      </w:r>
    </w:p>
    <w:p w14:paraId="203B6745" w14:textId="63398F3D" w:rsidR="003A593B" w:rsidRDefault="00C20D4A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>Interfaces:</w:t>
      </w:r>
    </w:p>
    <w:p w14:paraId="323904A2" w14:textId="72647A86" w:rsidR="003A593B" w:rsidRPr="003A593B" w:rsidRDefault="003A593B" w:rsidP="003A593B">
      <w:pPr>
        <w:pStyle w:val="Listenabsatz"/>
        <w:numPr>
          <w:ilvl w:val="1"/>
          <w:numId w:val="26"/>
        </w:numPr>
        <w:rPr>
          <w:lang w:val="en-US"/>
        </w:rPr>
      </w:pPr>
      <w:r>
        <w:rPr>
          <w:lang w:val="en-US"/>
        </w:rPr>
        <w:t>N.A.</w:t>
      </w:r>
    </w:p>
    <w:p w14:paraId="793CF8EE" w14:textId="1EC5AAEF" w:rsidR="003A593B" w:rsidRPr="003A593B" w:rsidRDefault="008033F2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>The system shall ensure that time measuring functionality is available</w:t>
      </w:r>
    </w:p>
    <w:p w14:paraId="7E9B1963" w14:textId="3874F08C" w:rsidR="003A593B" w:rsidRPr="003A593B" w:rsidRDefault="00116DF0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 xml:space="preserve">The system shall ensure </w:t>
      </w:r>
      <w:r w:rsidR="008033F2" w:rsidRPr="003A593B">
        <w:rPr>
          <w:lang w:val="en-US"/>
        </w:rPr>
        <w:t>that time measuring functionality accuracy lies within +/- X</w:t>
      </w:r>
      <w:r w:rsidR="003A593B" w:rsidRPr="003A593B">
        <w:rPr>
          <w:lang w:val="en-US"/>
        </w:rPr>
        <w:t>[</w:t>
      </w:r>
      <w:proofErr w:type="spellStart"/>
      <w:r w:rsidR="008033F2" w:rsidRPr="003A593B">
        <w:rPr>
          <w:lang w:val="en-US"/>
        </w:rPr>
        <w:t>ms</w:t>
      </w:r>
      <w:proofErr w:type="spellEnd"/>
      <w:r w:rsidR="003A593B" w:rsidRPr="003A593B">
        <w:rPr>
          <w:lang w:val="en-US"/>
        </w:rPr>
        <w:t>]</w:t>
      </w:r>
    </w:p>
    <w:p w14:paraId="3902651A" w14:textId="39B8B8EC" w:rsidR="008033F2" w:rsidRPr="003A593B" w:rsidRDefault="000268F2" w:rsidP="003A593B">
      <w:pPr>
        <w:pStyle w:val="Listenabsatz"/>
        <w:numPr>
          <w:ilvl w:val="0"/>
          <w:numId w:val="26"/>
        </w:numPr>
        <w:rPr>
          <w:lang w:val="en-US"/>
        </w:rPr>
      </w:pPr>
      <w:r w:rsidRPr="003A593B">
        <w:rPr>
          <w:lang w:val="en-US"/>
        </w:rPr>
        <w:t xml:space="preserve">If the time difference between entry time of the incoming frame and exit time of the same frame is higher than 50ms, the system shall transition into the </w:t>
      </w:r>
      <w:proofErr w:type="spellStart"/>
      <w:r w:rsidRPr="003A593B">
        <w:rPr>
          <w:lang w:val="en-US"/>
        </w:rPr>
        <w:t>SafeState</w:t>
      </w:r>
      <w:proofErr w:type="spellEnd"/>
      <w:r w:rsidRPr="003A593B">
        <w:rPr>
          <w:lang w:val="en-US"/>
        </w:rPr>
        <w:t xml:space="preserve"> within 300ms.</w:t>
      </w:r>
      <w:r w:rsidR="00351D1A" w:rsidRPr="003A593B">
        <w:rPr>
          <w:lang w:val="en-US"/>
        </w:rPr>
        <w:t xml:space="preserve"> (Information: if the frame at the output cannot be detected within 50ms, the system shall transition into the </w:t>
      </w:r>
      <w:proofErr w:type="spellStart"/>
      <w:r w:rsidR="00351D1A" w:rsidRPr="003A593B">
        <w:rPr>
          <w:lang w:val="en-US"/>
        </w:rPr>
        <w:t>SafeState</w:t>
      </w:r>
      <w:proofErr w:type="spellEnd"/>
      <w:r w:rsidR="00351D1A" w:rsidRPr="003A593B">
        <w:rPr>
          <w:lang w:val="en-US"/>
        </w:rPr>
        <w:t xml:space="preserve"> within 300ms)</w:t>
      </w:r>
    </w:p>
    <w:p w14:paraId="708C09FC" w14:textId="05EABF5B" w:rsidR="00A17264" w:rsidRPr="0013685B" w:rsidRDefault="00A17264" w:rsidP="0013685B">
      <w:pPr>
        <w:pStyle w:val="Listenabsatz"/>
        <w:numPr>
          <w:ilvl w:val="0"/>
          <w:numId w:val="26"/>
        </w:numPr>
        <w:rPr>
          <w:lang w:val="en-US"/>
        </w:rPr>
      </w:pPr>
      <w:commentRangeStart w:id="1"/>
      <w:r w:rsidRPr="0013685B">
        <w:rPr>
          <w:lang w:val="en-US"/>
        </w:rPr>
        <w:t xml:space="preserve">The system shall ensure </w:t>
      </w:r>
      <w:r w:rsidR="00140670" w:rsidRPr="0013685B">
        <w:rPr>
          <w:lang w:val="en-US"/>
        </w:rPr>
        <w:t xml:space="preserve">‘fault free’ </w:t>
      </w:r>
      <w:r w:rsidR="0013685B" w:rsidRPr="003F42B0">
        <w:rPr>
          <w:lang w:val="en-US"/>
        </w:rPr>
        <w:t>safety rel</w:t>
      </w:r>
      <w:r w:rsidR="001E524D">
        <w:rPr>
          <w:lang w:val="en-US"/>
        </w:rPr>
        <w:t>e</w:t>
      </w:r>
      <w:r w:rsidR="0013685B" w:rsidRPr="003F42B0">
        <w:rPr>
          <w:lang w:val="en-US"/>
        </w:rPr>
        <w:t xml:space="preserve">vant </w:t>
      </w:r>
      <w:r w:rsidRPr="0013685B">
        <w:rPr>
          <w:lang w:val="en-US"/>
        </w:rPr>
        <w:t>internal communication.(</w:t>
      </w:r>
      <w:proofErr w:type="spellStart"/>
      <w:r w:rsidRPr="0013685B">
        <w:rPr>
          <w:lang w:val="en-US"/>
        </w:rPr>
        <w:t>e.g</w:t>
      </w:r>
      <w:proofErr w:type="spellEnd"/>
      <w:r w:rsidRPr="0013685B">
        <w:rPr>
          <w:lang w:val="en-US"/>
        </w:rPr>
        <w:t>: w.r.t time stamp information/image identity)</w:t>
      </w:r>
      <w:commentRangeEnd w:id="1"/>
      <w:r w:rsidR="00E04855">
        <w:rPr>
          <w:rStyle w:val="Kommentarzeichen"/>
        </w:rPr>
        <w:commentReference w:id="1"/>
      </w:r>
    </w:p>
    <w:p w14:paraId="75379640" w14:textId="1253903C" w:rsidR="00A17264" w:rsidRPr="0013685B" w:rsidRDefault="00A17264" w:rsidP="0013685B">
      <w:pPr>
        <w:pStyle w:val="Listenabsatz"/>
        <w:numPr>
          <w:ilvl w:val="1"/>
          <w:numId w:val="26"/>
        </w:numPr>
        <w:rPr>
          <w:lang w:val="en-US"/>
        </w:rPr>
      </w:pPr>
      <w:r w:rsidRPr="0013685B">
        <w:rPr>
          <w:lang w:val="en-US"/>
        </w:rPr>
        <w:t xml:space="preserve">ASIL: B </w:t>
      </w:r>
    </w:p>
    <w:p w14:paraId="567B440A" w14:textId="77777777" w:rsidR="007B01A1" w:rsidRPr="007B01A1" w:rsidRDefault="007B01A1" w:rsidP="007B01A1">
      <w:pPr>
        <w:rPr>
          <w:b/>
          <w:u w:val="single"/>
          <w:lang w:val="en-US"/>
        </w:rPr>
      </w:pPr>
    </w:p>
    <w:p w14:paraId="2A19502A" w14:textId="6595EFD7" w:rsidR="0069526E" w:rsidRPr="00FD05E6" w:rsidRDefault="002034FA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FSRs for </w:t>
      </w:r>
      <w:r w:rsidR="0069526E" w:rsidRPr="00FD05E6">
        <w:rPr>
          <w:b/>
          <w:u w:val="single"/>
          <w:lang w:val="en-US"/>
        </w:rPr>
        <w:t>SG2</w:t>
      </w:r>
      <w:r>
        <w:rPr>
          <w:b/>
          <w:u w:val="single"/>
          <w:lang w:val="en-US"/>
        </w:rPr>
        <w:t xml:space="preserve"> (</w:t>
      </w:r>
      <w:r w:rsidRPr="00387D52">
        <w:rPr>
          <w:sz w:val="20"/>
          <w:szCs w:val="20"/>
          <w:lang w:val="en-US"/>
        </w:rPr>
        <w:t xml:space="preserve">The system shall avert a frozen image. </w:t>
      </w:r>
      <w:r w:rsidRPr="00387D52">
        <w:rPr>
          <w:lang w:val="en-US"/>
        </w:rPr>
        <w:br/>
      </w:r>
      <w:r w:rsidRPr="00387D52">
        <w:rPr>
          <w:sz w:val="20"/>
          <w:szCs w:val="20"/>
          <w:lang w:val="en-US"/>
        </w:rPr>
        <w:t xml:space="preserve">Remark 1: The image is considered frozen, when given frame </w:t>
      </w:r>
      <w:proofErr w:type="gramStart"/>
      <w:r w:rsidRPr="00387D52">
        <w:rPr>
          <w:sz w:val="20"/>
          <w:szCs w:val="20"/>
          <w:lang w:val="en-US"/>
        </w:rPr>
        <w:t>gets</w:t>
      </w:r>
      <w:proofErr w:type="gramEnd"/>
      <w:r w:rsidRPr="00387D52">
        <w:rPr>
          <w:sz w:val="20"/>
          <w:szCs w:val="20"/>
          <w:lang w:val="en-US"/>
        </w:rPr>
        <w:t xml:space="preserve"> repeated.</w:t>
      </w:r>
      <w:r w:rsidRPr="00C85D50">
        <w:rPr>
          <w:sz w:val="20"/>
          <w:szCs w:val="20"/>
          <w:lang w:val="en-US"/>
        </w:rPr>
        <w:br/>
        <w:t xml:space="preserve">Remark 2: Due to technical implementation, one (single!) repetition of the frame </w:t>
      </w:r>
      <w:proofErr w:type="gramStart"/>
      <w:r w:rsidRPr="00C85D50">
        <w:rPr>
          <w:sz w:val="20"/>
          <w:szCs w:val="20"/>
          <w:lang w:val="en-US"/>
        </w:rPr>
        <w:t>may be allowed</w:t>
      </w:r>
      <w:proofErr w:type="gramEnd"/>
      <w:r w:rsidRPr="00C85D50">
        <w:rPr>
          <w:sz w:val="20"/>
          <w:szCs w:val="20"/>
          <w:lang w:val="en-US"/>
        </w:rPr>
        <w:t>.</w:t>
      </w:r>
      <w:r>
        <w:rPr>
          <w:b/>
          <w:u w:val="single"/>
          <w:lang w:val="en-US"/>
        </w:rPr>
        <w:t>)</w:t>
      </w:r>
      <w:r w:rsidR="0069526E" w:rsidRPr="00FD05E6">
        <w:rPr>
          <w:b/>
          <w:u w:val="single"/>
          <w:lang w:val="en-US"/>
        </w:rPr>
        <w:t>:</w:t>
      </w:r>
    </w:p>
    <w:p w14:paraId="4CF75DCF" w14:textId="6A6CBF9C" w:rsidR="00BB6B41" w:rsidRDefault="00BB6B41" w:rsidP="00BB6B41">
      <w:pPr>
        <w:pStyle w:val="Listenabsatz"/>
        <w:numPr>
          <w:ilvl w:val="1"/>
          <w:numId w:val="2"/>
        </w:numPr>
        <w:rPr>
          <w:lang w:val="en-US"/>
        </w:rPr>
      </w:pPr>
      <w:r w:rsidRPr="00375796">
        <w:rPr>
          <w:lang w:val="en-US"/>
        </w:rPr>
        <w:t>While streaming is</w:t>
      </w:r>
      <w:r w:rsidRPr="00BF7D18">
        <w:rPr>
          <w:lang w:val="en-US"/>
        </w:rPr>
        <w:t xml:space="preserve"> </w:t>
      </w:r>
      <w:r>
        <w:rPr>
          <w:lang w:val="en-US"/>
        </w:rPr>
        <w:t>‘</w:t>
      </w:r>
      <w:r w:rsidRPr="00BF7D18">
        <w:rPr>
          <w:lang w:val="en-US"/>
        </w:rPr>
        <w:t>active</w:t>
      </w:r>
      <w:r>
        <w:rPr>
          <w:lang w:val="en-US"/>
        </w:rPr>
        <w:t>’</w:t>
      </w:r>
      <w:r w:rsidRPr="00BF7D18">
        <w:rPr>
          <w:lang w:val="en-US"/>
        </w:rPr>
        <w:t xml:space="preserve">, the system shall </w:t>
      </w:r>
      <w:r w:rsidRPr="00375796">
        <w:rPr>
          <w:lang w:val="en-US"/>
        </w:rPr>
        <w:t xml:space="preserve">ensure that </w:t>
      </w:r>
      <w:r>
        <w:rPr>
          <w:lang w:val="en-US"/>
        </w:rPr>
        <w:t>at the system output each video image is repeated (N-1</w:t>
      </w:r>
      <w:proofErr w:type="gramStart"/>
      <w:r>
        <w:rPr>
          <w:lang w:val="en-US"/>
        </w:rPr>
        <w:t>)times</w:t>
      </w:r>
      <w:proofErr w:type="gramEnd"/>
      <w:r>
        <w:rPr>
          <w:lang w:val="en-US"/>
        </w:rPr>
        <w:t xml:space="preserve"> at maximum.(Information</w:t>
      </w:r>
      <w:r w:rsidR="00700A93">
        <w:rPr>
          <w:lang w:val="en-US"/>
        </w:rPr>
        <w:t>1</w:t>
      </w:r>
      <w:r>
        <w:rPr>
          <w:lang w:val="en-US"/>
        </w:rPr>
        <w:t>: For definition of ‘N’, please refer to ‘Frozen</w:t>
      </w:r>
      <w:r w:rsidR="00700A93">
        <w:rPr>
          <w:lang w:val="en-US"/>
        </w:rPr>
        <w:t xml:space="preserve"> Video Stream’ definition above; Information2: term ‘repetition’ applies also to frame (numbers) sent in the past.)</w:t>
      </w:r>
    </w:p>
    <w:p w14:paraId="6FDD65E7" w14:textId="423D29C1" w:rsidR="00BB6B41" w:rsidRPr="00014F33" w:rsidRDefault="00BB6B41" w:rsidP="00014F33">
      <w:pPr>
        <w:pStyle w:val="Listenabsatz"/>
        <w:numPr>
          <w:ilvl w:val="1"/>
          <w:numId w:val="2"/>
        </w:numPr>
        <w:rPr>
          <w:lang w:val="en-US"/>
        </w:rPr>
      </w:pPr>
      <w:r w:rsidRPr="00014F33">
        <w:rPr>
          <w:lang w:val="en-US"/>
        </w:rPr>
        <w:t xml:space="preserve">If the requirement 3.a is not fulfilled, the system shall transition into the </w:t>
      </w:r>
      <w:proofErr w:type="spellStart"/>
      <w:r w:rsidRPr="00014F33">
        <w:rPr>
          <w:lang w:val="en-US"/>
        </w:rPr>
        <w:t>SafeState</w:t>
      </w:r>
      <w:proofErr w:type="spellEnd"/>
      <w:r w:rsidRPr="00014F33">
        <w:rPr>
          <w:lang w:val="en-US"/>
        </w:rPr>
        <w:t xml:space="preserve"> within </w:t>
      </w:r>
      <w:r w:rsidR="00014F33" w:rsidRPr="00014F33">
        <w:rPr>
          <w:lang w:val="en-US"/>
        </w:rPr>
        <w:t>3</w:t>
      </w:r>
      <w:r w:rsidRPr="00014F33">
        <w:rPr>
          <w:lang w:val="en-US"/>
        </w:rPr>
        <w:t>00ms</w:t>
      </w:r>
      <w:r w:rsidR="00014F33" w:rsidRPr="00014F33">
        <w:rPr>
          <w:lang w:val="en-US"/>
        </w:rPr>
        <w:t xml:space="preserve"> – N*1/</w:t>
      </w:r>
      <w:proofErr w:type="gramStart"/>
      <w:r w:rsidR="00014F33">
        <w:rPr>
          <w:lang w:val="en-US"/>
        </w:rPr>
        <w:t>M</w:t>
      </w:r>
      <w:r w:rsidR="00B7790A">
        <w:rPr>
          <w:lang w:val="en-US"/>
        </w:rPr>
        <w:t>IN</w:t>
      </w:r>
      <w:r w:rsidR="00014F33" w:rsidRPr="00014F33">
        <w:rPr>
          <w:lang w:val="en-US"/>
        </w:rPr>
        <w:t>[</w:t>
      </w:r>
      <w:proofErr w:type="spellStart"/>
      <w:proofErr w:type="gramEnd"/>
      <w:r w:rsidR="00014F33">
        <w:rPr>
          <w:lang w:val="en-US"/>
        </w:rPr>
        <w:t>fpsIn</w:t>
      </w:r>
      <w:proofErr w:type="spellEnd"/>
      <w:r w:rsidR="00014F33">
        <w:rPr>
          <w:lang w:val="en-US"/>
        </w:rPr>
        <w:t xml:space="preserve">; </w:t>
      </w:r>
      <w:proofErr w:type="spellStart"/>
      <w:r w:rsidR="00014F33">
        <w:rPr>
          <w:lang w:val="en-US"/>
        </w:rPr>
        <w:t>fpsOut</w:t>
      </w:r>
      <w:proofErr w:type="spellEnd"/>
      <w:r w:rsidR="00014F33" w:rsidRPr="00014F33">
        <w:rPr>
          <w:lang w:val="en-US"/>
        </w:rPr>
        <w:t>]</w:t>
      </w:r>
      <w:r w:rsidRPr="00014F33">
        <w:rPr>
          <w:lang w:val="en-US"/>
        </w:rPr>
        <w:t xml:space="preserve">. </w:t>
      </w:r>
      <w:r w:rsidR="00B7790A">
        <w:rPr>
          <w:lang w:val="en-US"/>
        </w:rPr>
        <w:t>(Information</w:t>
      </w:r>
      <w:r w:rsidR="00AB0DB0">
        <w:rPr>
          <w:lang w:val="en-US"/>
        </w:rPr>
        <w:t>/Observation</w:t>
      </w:r>
      <w:r w:rsidR="00B7790A">
        <w:rPr>
          <w:lang w:val="en-US"/>
        </w:rPr>
        <w:t xml:space="preserve">: in case of </w:t>
      </w:r>
      <w:r w:rsidR="00AB0DB0">
        <w:rPr>
          <w:lang w:val="en-US"/>
        </w:rPr>
        <w:t xml:space="preserve">low frame rates realized by means of </w:t>
      </w:r>
      <w:r w:rsidR="00B7790A">
        <w:rPr>
          <w:lang w:val="en-US"/>
        </w:rPr>
        <w:t xml:space="preserve">frame dropping </w:t>
      </w:r>
      <w:r w:rsidR="00AB0DB0">
        <w:rPr>
          <w:lang w:val="en-US"/>
        </w:rPr>
        <w:t xml:space="preserve">this </w:t>
      </w:r>
      <w:r w:rsidR="00B7790A">
        <w:rPr>
          <w:lang w:val="en-US"/>
        </w:rPr>
        <w:t>should not negatively impact SG2)</w:t>
      </w:r>
    </w:p>
    <w:p w14:paraId="62BA3345" w14:textId="77777777" w:rsidR="00F273D3" w:rsidRDefault="00F273D3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Interfaces:</w:t>
      </w:r>
    </w:p>
    <w:p w14:paraId="1C4DB6EF" w14:textId="79392353" w:rsidR="00F273D3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Pr="00ED5F35">
        <w:rPr>
          <w:lang w:val="en-US"/>
        </w:rPr>
        <w:t xml:space="preserve">reception of </w:t>
      </w:r>
      <w:r w:rsidR="00EE361F" w:rsidRPr="00907114">
        <w:rPr>
          <w:lang w:val="en-US"/>
        </w:rPr>
        <w:t>'</w:t>
      </w:r>
      <w:proofErr w:type="spellStart"/>
      <w:r w:rsidRPr="00ED5F35">
        <w:rPr>
          <w:lang w:val="en-US"/>
        </w:rPr>
        <w:t>RAWVideoStream</w:t>
      </w:r>
      <w:proofErr w:type="spellEnd"/>
      <w:r w:rsidR="00EE361F" w:rsidRPr="00907114">
        <w:rPr>
          <w:lang w:val="en-US"/>
        </w:rPr>
        <w:t>'</w:t>
      </w:r>
      <w:r w:rsidRPr="00ED5F35">
        <w:rPr>
          <w:lang w:val="en-US"/>
        </w:rPr>
        <w:t xml:space="preserve"> </w:t>
      </w:r>
      <w:r w:rsidR="001A5003">
        <w:rPr>
          <w:lang w:val="en-US"/>
        </w:rPr>
        <w:t xml:space="preserve">SG2 relevant attributes (frame counter, integrity) </w:t>
      </w:r>
      <w:r>
        <w:rPr>
          <w:lang w:val="en-US"/>
        </w:rPr>
        <w:t xml:space="preserve">from </w:t>
      </w:r>
      <w:proofErr w:type="gramStart"/>
      <w:r>
        <w:rPr>
          <w:lang w:val="en-US"/>
        </w:rPr>
        <w:t>SOW1(</w:t>
      </w:r>
      <w:proofErr w:type="gramEnd"/>
      <w:r>
        <w:rPr>
          <w:lang w:val="en-US"/>
        </w:rPr>
        <w:t>camera head)</w:t>
      </w:r>
      <w:r w:rsidR="003B0C1F">
        <w:rPr>
          <w:lang w:val="en-US"/>
        </w:rPr>
        <w:t>.</w:t>
      </w:r>
    </w:p>
    <w:p w14:paraId="7D9AE8DD" w14:textId="32F10813" w:rsidR="00D06793" w:rsidRDefault="00F273D3" w:rsidP="00D0679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3CF8B74" w14:textId="066782AD" w:rsidR="00D06793" w:rsidRPr="00D06793" w:rsidRDefault="00D06793" w:rsidP="00387D52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="000510B6">
        <w:rPr>
          <w:lang w:val="en-US"/>
        </w:rPr>
        <w:t xml:space="preserve">check the strict monotonicity (with increment exactly: 1) of the frame number delivered from SOW1 (see: </w:t>
      </w:r>
      <w:r w:rsidR="000510B6" w:rsidRPr="000510B6">
        <w:rPr>
          <w:lang w:val="en-US"/>
        </w:rPr>
        <w:t>VT_CH3_SafetyOverview_MekraLang_202509010</w:t>
      </w:r>
      <w:r w:rsidR="000510B6">
        <w:rPr>
          <w:lang w:val="en-US"/>
        </w:rPr>
        <w:t>, v. 0.3</w:t>
      </w:r>
      <w:r w:rsidR="00BB43B9">
        <w:rPr>
          <w:lang w:val="en-US"/>
        </w:rPr>
        <w:t>, chapter 5.2</w:t>
      </w:r>
      <w:r w:rsidR="000510B6">
        <w:rPr>
          <w:lang w:val="en-US"/>
        </w:rPr>
        <w:t>)</w:t>
      </w:r>
    </w:p>
    <w:p w14:paraId="7570E33F" w14:textId="303EE753" w:rsidR="00F273D3" w:rsidRPr="00907114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Pr="00907114">
        <w:rPr>
          <w:lang w:val="en-US"/>
        </w:rPr>
        <w:t>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  <w:r w:rsidR="003B0C1F">
        <w:rPr>
          <w:lang w:val="en-US"/>
        </w:rPr>
        <w:t>.</w:t>
      </w:r>
    </w:p>
    <w:p w14:paraId="06CAE8D8" w14:textId="08DED8DB" w:rsidR="00F273D3" w:rsidRDefault="00F273D3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832043A" w14:textId="54979835" w:rsidR="00717CA7" w:rsidRDefault="00717CA7" w:rsidP="00A63480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</w:t>
      </w:r>
      <w:r>
        <w:rPr>
          <w:lang w:val="en-US"/>
        </w:rPr>
        <w:t>check that the</w:t>
      </w:r>
      <w:r w:rsidRPr="00907114">
        <w:rPr>
          <w:lang w:val="en-US"/>
        </w:rPr>
        <w:t xml:space="preserve">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was correctly written</w:t>
      </w:r>
      <w:proofErr w:type="gramEnd"/>
      <w:r>
        <w:rPr>
          <w:lang w:val="en-US"/>
        </w:rPr>
        <w:t xml:space="preserve"> at SOW1 at start-up.</w:t>
      </w:r>
    </w:p>
    <w:p w14:paraId="3A82B8D8" w14:textId="65CF164E" w:rsidR="00717CA7" w:rsidRDefault="00717CA7" w:rsidP="00717CA7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</w:t>
      </w:r>
      <w:r>
        <w:rPr>
          <w:lang w:val="en-US"/>
        </w:rPr>
        <w:t>check that the</w:t>
      </w:r>
      <w:r w:rsidRPr="00907114">
        <w:rPr>
          <w:lang w:val="en-US"/>
        </w:rPr>
        <w:t xml:space="preserve">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was correctly written</w:t>
      </w:r>
      <w:proofErr w:type="gramEnd"/>
      <w:r>
        <w:rPr>
          <w:lang w:val="en-US"/>
        </w:rPr>
        <w:t xml:space="preserve"> at SOW1 at each change of the data.</w:t>
      </w:r>
    </w:p>
    <w:p w14:paraId="262A2964" w14:textId="77777777" w:rsidR="00717CA7" w:rsidRDefault="00717CA7" w:rsidP="00A63480">
      <w:pPr>
        <w:pStyle w:val="Listenabsatz"/>
        <w:numPr>
          <w:ilvl w:val="2"/>
          <w:numId w:val="2"/>
        </w:numPr>
        <w:rPr>
          <w:lang w:val="en-US"/>
        </w:rPr>
      </w:pPr>
    </w:p>
    <w:p w14:paraId="31534ACF" w14:textId="57BF15ED" w:rsidR="00F273D3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Pr="00ED5F35">
        <w:rPr>
          <w:lang w:val="en-US"/>
        </w:rPr>
        <w:t>reception of '</w:t>
      </w:r>
      <w:r w:rsidR="007F669F">
        <w:rPr>
          <w:lang w:val="en-US"/>
        </w:rPr>
        <w:t>FS-</w:t>
      </w:r>
      <w:proofErr w:type="spellStart"/>
      <w:r w:rsidR="007F669F">
        <w:rPr>
          <w:lang w:val="en-US"/>
        </w:rPr>
        <w:t>DiagnosticsInformation</w:t>
      </w:r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 xml:space="preserve">from </w:t>
      </w:r>
      <w:proofErr w:type="gramStart"/>
      <w:r>
        <w:rPr>
          <w:lang w:val="en-US"/>
        </w:rPr>
        <w:t>SOW1(</w:t>
      </w:r>
      <w:proofErr w:type="gramEnd"/>
      <w:r>
        <w:rPr>
          <w:lang w:val="en-US"/>
        </w:rPr>
        <w:t>camera head)</w:t>
      </w:r>
      <w:r w:rsidR="003B0C1F">
        <w:rPr>
          <w:lang w:val="en-US"/>
        </w:rPr>
        <w:t>.</w:t>
      </w:r>
    </w:p>
    <w:p w14:paraId="06A4A594" w14:textId="1930ED66" w:rsidR="00F273D3" w:rsidRPr="007B01A1" w:rsidRDefault="00F273D3" w:rsidP="007B01A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2F0E4D4" w14:textId="073C39FD" w:rsidR="0065129B" w:rsidRDefault="0065129B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The system shall ensure data integrity of </w:t>
      </w:r>
      <w:r w:rsidRPr="00907114">
        <w:rPr>
          <w:lang w:val="en-US"/>
        </w:rPr>
        <w:t>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commentRangeStart w:id="2"/>
      <w:r w:rsidR="00A63480">
        <w:rPr>
          <w:lang w:val="en-US"/>
        </w:rPr>
        <w:t>at least every</w:t>
      </w:r>
      <w:r>
        <w:rPr>
          <w:lang w:val="en-US"/>
        </w:rPr>
        <w:t xml:space="preserve"> </w:t>
      </w:r>
      <w:commentRangeEnd w:id="2"/>
      <w:r w:rsidR="00E04855">
        <w:rPr>
          <w:rStyle w:val="Kommentarzeichen"/>
        </w:rPr>
        <w:commentReference w:id="2"/>
      </w:r>
      <w:r>
        <w:rPr>
          <w:lang w:val="en-US"/>
        </w:rPr>
        <w:t xml:space="preserve">300ms. (Information: </w:t>
      </w:r>
      <w:r w:rsidRPr="00907114">
        <w:rPr>
          <w:lang w:val="en-US"/>
        </w:rPr>
        <w:t>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data is valid for 300ms at maximum</w:t>
      </w:r>
      <w:r w:rsidR="003A24DD">
        <w:rPr>
          <w:lang w:val="en-US"/>
        </w:rPr>
        <w:t xml:space="preserve">; older </w:t>
      </w:r>
      <w:r w:rsidR="003A24DD" w:rsidRPr="00907114">
        <w:rPr>
          <w:lang w:val="en-US"/>
        </w:rPr>
        <w:t>'</w:t>
      </w:r>
      <w:proofErr w:type="spellStart"/>
      <w:r w:rsidR="003A24DD" w:rsidRPr="00907114">
        <w:rPr>
          <w:lang w:val="en-US"/>
        </w:rPr>
        <w:t>VideoStreamConfiguration</w:t>
      </w:r>
      <w:proofErr w:type="spellEnd"/>
      <w:r w:rsidR="003A24DD" w:rsidRPr="00907114">
        <w:rPr>
          <w:lang w:val="en-US"/>
        </w:rPr>
        <w:t>'</w:t>
      </w:r>
      <w:r w:rsidR="003A24DD">
        <w:rPr>
          <w:lang w:val="en-US"/>
        </w:rPr>
        <w:t xml:space="preserve"> data could cause hazard</w:t>
      </w:r>
      <w:r>
        <w:rPr>
          <w:lang w:val="en-US"/>
        </w:rPr>
        <w:t>)</w:t>
      </w:r>
    </w:p>
    <w:p w14:paraId="780CBFED" w14:textId="326C4EA2" w:rsidR="00E87660" w:rsidRPr="00726CE5" w:rsidRDefault="00A63480" w:rsidP="00726CE5">
      <w:pPr>
        <w:pStyle w:val="Listenabsatz"/>
        <w:numPr>
          <w:ilvl w:val="1"/>
          <w:numId w:val="2"/>
        </w:numPr>
        <w:rPr>
          <w:lang w:val="en-US"/>
        </w:rPr>
      </w:pPr>
      <w:commentRangeStart w:id="3"/>
      <w:r w:rsidRPr="0013685B">
        <w:rPr>
          <w:lang w:val="en-US"/>
        </w:rPr>
        <w:t xml:space="preserve">The system shall ensure ‘fault free’ </w:t>
      </w:r>
      <w:r w:rsidRPr="003F42B0">
        <w:rPr>
          <w:lang w:val="en-US"/>
        </w:rPr>
        <w:t>safety rel</w:t>
      </w:r>
      <w:r>
        <w:rPr>
          <w:lang w:val="en-US"/>
        </w:rPr>
        <w:t>e</w:t>
      </w:r>
      <w:r w:rsidRPr="003F42B0">
        <w:rPr>
          <w:lang w:val="en-US"/>
        </w:rPr>
        <w:t xml:space="preserve">vant </w:t>
      </w:r>
      <w:r w:rsidRPr="0013685B">
        <w:rPr>
          <w:lang w:val="en-US"/>
        </w:rPr>
        <w:t>internal communication</w:t>
      </w:r>
      <w:commentRangeEnd w:id="3"/>
      <w:r w:rsidR="00E04855">
        <w:rPr>
          <w:rStyle w:val="Kommentarzeichen"/>
        </w:rPr>
        <w:commentReference w:id="3"/>
      </w:r>
      <w:r w:rsidR="00E87660" w:rsidRPr="00726CE5">
        <w:rPr>
          <w:lang w:val="en-US"/>
        </w:rPr>
        <w:t>.</w:t>
      </w:r>
    </w:p>
    <w:p w14:paraId="1C2BCD3A" w14:textId="7F6EDE91" w:rsidR="00E87660" w:rsidRPr="00726CE5" w:rsidRDefault="00E87660" w:rsidP="00726CE5">
      <w:pPr>
        <w:pStyle w:val="Listenabsatz"/>
        <w:numPr>
          <w:ilvl w:val="2"/>
          <w:numId w:val="2"/>
        </w:numPr>
        <w:rPr>
          <w:lang w:val="en-US"/>
        </w:rPr>
      </w:pPr>
      <w:r w:rsidRPr="00726CE5">
        <w:rPr>
          <w:lang w:val="en-US"/>
        </w:rPr>
        <w:t xml:space="preserve">ASIL: A </w:t>
      </w:r>
    </w:p>
    <w:p w14:paraId="45981FE7" w14:textId="77777777" w:rsidR="00E87660" w:rsidRPr="00E87660" w:rsidRDefault="00E87660" w:rsidP="00E87660">
      <w:pPr>
        <w:rPr>
          <w:lang w:val="en-US"/>
        </w:rPr>
      </w:pPr>
    </w:p>
    <w:p w14:paraId="4D1C0B57" w14:textId="7F067CE9" w:rsidR="000152A8" w:rsidRDefault="000152A8" w:rsidP="00F917BF">
      <w:pPr>
        <w:pStyle w:val="Listenabsatz"/>
        <w:ind w:left="1440"/>
        <w:rPr>
          <w:lang w:val="en-US"/>
        </w:rPr>
      </w:pPr>
      <w:r w:rsidRPr="000152A8">
        <w:rPr>
          <w:noProof/>
          <w:lang w:eastAsia="de-DE"/>
        </w:rPr>
        <w:drawing>
          <wp:inline distT="0" distB="0" distL="0" distR="0" wp14:anchorId="36F2EB62" wp14:editId="6E190DCE">
            <wp:extent cx="5760720" cy="31095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233" w14:textId="50995242" w:rsidR="007B01A1" w:rsidRDefault="007B01A1" w:rsidP="007B01A1">
      <w:pPr>
        <w:rPr>
          <w:b/>
          <w:u w:val="single"/>
          <w:lang w:val="en-US"/>
        </w:rPr>
      </w:pPr>
    </w:p>
    <w:p w14:paraId="13ED6E88" w14:textId="222DF67C" w:rsidR="00D82396" w:rsidRPr="00FD05E6" w:rsidRDefault="001F2571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SG3</w:t>
      </w:r>
      <w:ins w:id="4" w:author="Rekas, Miroslaw" w:date="2025-09-10T14:25:00Z">
        <w:r w:rsidR="00A03CC5">
          <w:rPr>
            <w:b/>
            <w:u w:val="single"/>
            <w:lang w:val="en-US"/>
          </w:rPr>
          <w:t xml:space="preserve"> (</w:t>
        </w:r>
        <w:r w:rsidR="00A03CC5" w:rsidRPr="00A03CC5">
          <w:rPr>
            <w:lang w:val="en-US"/>
            <w:rPrChange w:id="5" w:author="Rekas, Miroslaw" w:date="2025-09-10T14:25:00Z">
              <w:rPr/>
            </w:rPrChange>
          </w:rPr>
          <w:t>The system shall display the environment realistically at any time regarding contrast and brightness, to avoid losing any detail, which could end up in a hazard.</w:t>
        </w:r>
        <w:r w:rsidR="00A03CC5" w:rsidRPr="00A03CC5">
          <w:rPr>
            <w:lang w:val="en-US"/>
            <w:rPrChange w:id="6" w:author="Rekas, Miroslaw" w:date="2025-09-10T14:25:00Z">
              <w:rPr/>
            </w:rPrChange>
          </w:rPr>
          <w:br/>
        </w:r>
        <w:r w:rsidR="00A03CC5" w:rsidRPr="00A03CC5">
          <w:rPr>
            <w:sz w:val="20"/>
            <w:szCs w:val="20"/>
            <w:lang w:val="en-US"/>
            <w:rPrChange w:id="7" w:author="Rekas, Miroslaw" w:date="2025-09-10T14:25:00Z">
              <w:rPr>
                <w:sz w:val="20"/>
                <w:szCs w:val="20"/>
              </w:rPr>
            </w:rPrChange>
          </w:rPr>
          <w:t xml:space="preserve">Video frames causing an unclear view (too dim, too low contrast, too much disturbances or noise, wrong resolution, flicker, too low frame rate) </w:t>
        </w:r>
        <w:proofErr w:type="gramStart"/>
        <w:r w:rsidR="00A03CC5" w:rsidRPr="00A03CC5">
          <w:rPr>
            <w:sz w:val="20"/>
            <w:szCs w:val="20"/>
            <w:lang w:val="en-US"/>
            <w:rPrChange w:id="8" w:author="Rekas, Miroslaw" w:date="2025-09-10T14:25:00Z">
              <w:rPr>
                <w:sz w:val="20"/>
                <w:szCs w:val="20"/>
              </w:rPr>
            </w:rPrChange>
          </w:rPr>
          <w:t>shall not be transmitted</w:t>
        </w:r>
        <w:proofErr w:type="gramEnd"/>
        <w:r w:rsidR="00A03CC5" w:rsidRPr="00A03CC5">
          <w:rPr>
            <w:sz w:val="20"/>
            <w:szCs w:val="20"/>
            <w:lang w:val="en-US"/>
            <w:rPrChange w:id="9" w:author="Rekas, Miroslaw" w:date="2025-09-10T14:25:00Z">
              <w:rPr>
                <w:sz w:val="20"/>
                <w:szCs w:val="20"/>
              </w:rPr>
            </w:rPrChange>
          </w:rPr>
          <w:t>. </w:t>
        </w:r>
        <w:r w:rsidR="00A03CC5">
          <w:rPr>
            <w:b/>
            <w:u w:val="single"/>
            <w:lang w:val="en-US"/>
          </w:rPr>
          <w:t>)</w:t>
        </w:r>
      </w:ins>
      <w:r w:rsidRPr="00FD05E6">
        <w:rPr>
          <w:b/>
          <w:u w:val="single"/>
          <w:lang w:val="en-US"/>
        </w:rPr>
        <w:t>:</w:t>
      </w:r>
    </w:p>
    <w:p w14:paraId="2B4BE907" w14:textId="703DAE11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7D22A6">
        <w:rPr>
          <w:lang w:val="en-US"/>
        </w:rPr>
        <w:t xml:space="preserve">‘Detail </w:t>
      </w:r>
      <w:proofErr w:type="spellStart"/>
      <w:r w:rsidR="007D22A6">
        <w:rPr>
          <w:lang w:val="en-US"/>
        </w:rPr>
        <w:t>Lossy</w:t>
      </w:r>
      <w:proofErr w:type="spellEnd"/>
      <w:r w:rsidR="007D22A6">
        <w:rPr>
          <w:lang w:val="en-US"/>
        </w:rPr>
        <w:t xml:space="preserve"> Stream’ </w:t>
      </w:r>
      <w:r>
        <w:rPr>
          <w:lang w:val="en-US"/>
        </w:rPr>
        <w:t xml:space="preserve">at any time </w:t>
      </w:r>
    </w:p>
    <w:p w14:paraId="5D729CB9" w14:textId="11F6E081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7D22A6">
        <w:rPr>
          <w:lang w:val="en-US"/>
        </w:rPr>
        <w:t xml:space="preserve">‘Detail </w:t>
      </w:r>
      <w:proofErr w:type="spellStart"/>
      <w:r w:rsidR="007D22A6">
        <w:rPr>
          <w:lang w:val="en-US"/>
        </w:rPr>
        <w:t>Lossy</w:t>
      </w:r>
      <w:proofErr w:type="spellEnd"/>
      <w:r w:rsidR="007D22A6">
        <w:rPr>
          <w:lang w:val="en-US"/>
        </w:rPr>
        <w:t xml:space="preserve"> Stream’</w:t>
      </w:r>
      <w:r w:rsidR="000715AE">
        <w:rPr>
          <w:lang w:val="en-US"/>
        </w:rPr>
        <w:t xml:space="preserve"> </w:t>
      </w:r>
      <w:r>
        <w:rPr>
          <w:lang w:val="en-US"/>
        </w:rPr>
        <w:t xml:space="preserve">older than </w:t>
      </w:r>
      <w:r w:rsidR="005B4FD8">
        <w:rPr>
          <w:lang w:val="en-US"/>
        </w:rPr>
        <w:t>3</w:t>
      </w:r>
      <w:r>
        <w:rPr>
          <w:lang w:val="en-US"/>
        </w:rPr>
        <w:t xml:space="preserve">00ms (Information: FHTI == </w:t>
      </w:r>
      <w:r w:rsidR="005B4FD8">
        <w:rPr>
          <w:lang w:val="en-US"/>
        </w:rPr>
        <w:t>3</w:t>
      </w:r>
      <w:r>
        <w:rPr>
          <w:lang w:val="en-US"/>
        </w:rPr>
        <w:t>00ms )</w:t>
      </w:r>
    </w:p>
    <w:p w14:paraId="31C28FFA" w14:textId="6177495C" w:rsidR="000715AE" w:rsidRDefault="00C70ED0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175275">
        <w:rPr>
          <w:lang w:val="en-US"/>
        </w:rPr>
        <w:t>he system shall monitor its condition and detect possible ‘</w:t>
      </w:r>
      <w:proofErr w:type="spellStart"/>
      <w:r w:rsidR="00175275">
        <w:rPr>
          <w:lang w:val="en-US"/>
        </w:rPr>
        <w:t>SafetyRequirement</w:t>
      </w:r>
      <w:proofErr w:type="spellEnd"/>
      <w:r w:rsidR="00175275">
        <w:rPr>
          <w:lang w:val="en-US"/>
        </w:rPr>
        <w:t xml:space="preserve"> Violation’</w:t>
      </w:r>
      <w:r>
        <w:rPr>
          <w:lang w:val="en-US"/>
        </w:rPr>
        <w:t xml:space="preserve"> with respect to </w:t>
      </w:r>
      <w:r w:rsidR="00FB3D80">
        <w:rPr>
          <w:lang w:val="en-US"/>
        </w:rPr>
        <w:t xml:space="preserve">‘Detail </w:t>
      </w:r>
      <w:proofErr w:type="spellStart"/>
      <w:r w:rsidR="00FB3D80">
        <w:rPr>
          <w:lang w:val="en-US"/>
        </w:rPr>
        <w:t>Lossy</w:t>
      </w:r>
      <w:proofErr w:type="spellEnd"/>
      <w:r w:rsidR="00FB3D80">
        <w:rPr>
          <w:lang w:val="en-US"/>
        </w:rPr>
        <w:t xml:space="preserve"> Stream’</w:t>
      </w:r>
    </w:p>
    <w:p w14:paraId="10F356E0" w14:textId="2BE7B4D3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="00C75D56">
        <w:rPr>
          <w:lang w:val="en-US"/>
        </w:rPr>
        <w:t>output</w:t>
      </w:r>
      <w:r>
        <w:rPr>
          <w:lang w:val="en-US"/>
        </w:rPr>
        <w:t xml:space="preserve"> of </w:t>
      </w:r>
      <w:r w:rsidR="00363B6C">
        <w:rPr>
          <w:lang w:val="en-US"/>
        </w:rPr>
        <w:t xml:space="preserve">‘Video Stream’ </w:t>
      </w:r>
      <w:r w:rsidR="00175275">
        <w:rPr>
          <w:lang w:val="en-US"/>
        </w:rPr>
        <w:t>cannot</w:t>
      </w:r>
      <w:r>
        <w:rPr>
          <w:lang w:val="en-US"/>
        </w:rPr>
        <w:t xml:space="preserve"> be </w:t>
      </w:r>
      <w:r w:rsidR="00AA51BC">
        <w:rPr>
          <w:lang w:val="en-US"/>
        </w:rPr>
        <w:t>provided</w:t>
      </w:r>
      <w:r>
        <w:rPr>
          <w:lang w:val="en-US"/>
        </w:rPr>
        <w:t xml:space="preserve"> (</w:t>
      </w:r>
      <w:r w:rsidR="00FB3D80">
        <w:rPr>
          <w:lang w:val="en-US"/>
        </w:rPr>
        <w:t>‘</w:t>
      </w:r>
      <w:proofErr w:type="spellStart"/>
      <w:r w:rsidR="00FB3D80">
        <w:rPr>
          <w:lang w:val="en-US"/>
        </w:rPr>
        <w:t>SafetyRequirement</w:t>
      </w:r>
      <w:proofErr w:type="spellEnd"/>
      <w:r w:rsidR="00FB3D80">
        <w:rPr>
          <w:lang w:val="en-US"/>
        </w:rPr>
        <w:t xml:space="preserve"> Violation’</w:t>
      </w:r>
      <w:r w:rsidR="00AA51BC">
        <w:rPr>
          <w:lang w:val="en-US"/>
        </w:rPr>
        <w:t xml:space="preserve"> with respect to </w:t>
      </w:r>
      <w:r w:rsidR="00FB3D80">
        <w:rPr>
          <w:lang w:val="en-US"/>
        </w:rPr>
        <w:t xml:space="preserve">‘Detail </w:t>
      </w:r>
      <w:proofErr w:type="spellStart"/>
      <w:r w:rsidR="00FB3D80">
        <w:rPr>
          <w:lang w:val="en-US"/>
        </w:rPr>
        <w:t>Lossy</w:t>
      </w:r>
      <w:proofErr w:type="spellEnd"/>
      <w:r w:rsidR="00FB3D80">
        <w:rPr>
          <w:lang w:val="en-US"/>
        </w:rPr>
        <w:t xml:space="preserve"> Stream’</w:t>
      </w:r>
      <w:r>
        <w:rPr>
          <w:lang w:val="en-US"/>
        </w:rPr>
        <w:t xml:space="preserve">), the system shall </w:t>
      </w:r>
      <w:r w:rsidR="00AA51BC">
        <w:rPr>
          <w:lang w:val="en-US"/>
        </w:rPr>
        <w:t xml:space="preserve">perform </w:t>
      </w:r>
      <w:r>
        <w:rPr>
          <w:lang w:val="en-US"/>
        </w:rPr>
        <w:t xml:space="preserve">‘Transition into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>’</w:t>
      </w:r>
    </w:p>
    <w:p w14:paraId="1968031F" w14:textId="77777777" w:rsidR="00A411ED" w:rsidRDefault="00A411ED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464C79ED" w14:textId="5C55E164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del w:id="10" w:author="Rekas, Miroslaw" w:date="2025-09-16T15:27:00Z">
        <w:r w:rsidRPr="00ED5F35" w:rsidDel="00873C5E">
          <w:rPr>
            <w:lang w:val="en-US"/>
          </w:rPr>
          <w:delText xml:space="preserve">fault free </w:delText>
        </w:r>
      </w:del>
      <w:ins w:id="11" w:author="Rekas, Miroslaw" w:date="2025-09-16T15:28:00Z">
        <w:r w:rsidR="00140670">
          <w:rPr>
            <w:lang w:val="en-US"/>
          </w:rPr>
          <w:t xml:space="preserve">‘fault free’ </w:t>
        </w:r>
      </w:ins>
      <w:r w:rsidRPr="00ED5F35">
        <w:rPr>
          <w:lang w:val="en-US"/>
        </w:rPr>
        <w:t xml:space="preserve">reception of </w:t>
      </w:r>
      <w:proofErr w:type="spellStart"/>
      <w:r w:rsidRPr="00ED5F35">
        <w:rPr>
          <w:lang w:val="en-US"/>
        </w:rPr>
        <w:t>RAWVideoStream</w:t>
      </w:r>
      <w:proofErr w:type="spellEnd"/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</w:p>
    <w:p w14:paraId="7EEE65BD" w14:textId="7BE2B275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2E53002" w14:textId="5FE57798" w:rsidR="00117A09" w:rsidRDefault="00117A09" w:rsidP="00117A09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del w:id="12" w:author="Rekas, Miroslaw" w:date="2025-09-16T15:27:00Z">
        <w:r w:rsidDel="00873C5E">
          <w:rPr>
            <w:lang w:val="en-US"/>
          </w:rPr>
          <w:delText xml:space="preserve">fault free </w:delText>
        </w:r>
      </w:del>
      <w:ins w:id="13" w:author="Rekas, Miroslaw" w:date="2025-09-16T15:28:00Z">
        <w:r w:rsidR="00140670">
          <w:rPr>
            <w:lang w:val="en-US"/>
          </w:rPr>
          <w:t xml:space="preserve">‘fault free’ </w:t>
        </w:r>
      </w:ins>
      <w:r>
        <w:rPr>
          <w:lang w:val="en-US"/>
        </w:rPr>
        <w:t xml:space="preserve">configuration of </w:t>
      </w:r>
      <w:proofErr w:type="spellStart"/>
      <w:r>
        <w:rPr>
          <w:lang w:val="en-US"/>
        </w:rPr>
        <w:t>RAWVideoStream</w:t>
      </w:r>
      <w:proofErr w:type="spellEnd"/>
      <w:r>
        <w:rPr>
          <w:lang w:val="en-US"/>
        </w:rPr>
        <w:t xml:space="preserve"> in SOW1.</w:t>
      </w:r>
    </w:p>
    <w:p w14:paraId="6CC9A328" w14:textId="3EC89019" w:rsidR="00117A09" w:rsidRDefault="00117A09" w:rsidP="00117A09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1AC21267" w14:textId="77777777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SOW1(camera head) rela</w:t>
      </w:r>
      <w:r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Pr="00ED5F35">
        <w:rPr>
          <w:lang w:val="en-US"/>
        </w:rPr>
        <w:t xml:space="preserve"> </w:t>
      </w:r>
    </w:p>
    <w:p w14:paraId="2248ADF2" w14:textId="1BDABB03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945DD0D" w14:textId="42F982ED" w:rsidR="00A411ED" w:rsidRPr="00907114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del w:id="14" w:author="Rekas, Miroslaw" w:date="2025-09-16T15:27:00Z">
        <w:r w:rsidDel="00873C5E">
          <w:rPr>
            <w:lang w:val="en-US"/>
          </w:rPr>
          <w:delText xml:space="preserve">fault </w:delText>
        </w:r>
        <w:r w:rsidRPr="00907114" w:rsidDel="00873C5E">
          <w:rPr>
            <w:lang w:val="en-US"/>
          </w:rPr>
          <w:delText xml:space="preserve">free </w:delText>
        </w:r>
      </w:del>
      <w:ins w:id="15" w:author="Rekas, Miroslaw" w:date="2025-09-16T15:28:00Z">
        <w:r w:rsidR="00140670">
          <w:rPr>
            <w:lang w:val="en-US"/>
          </w:rPr>
          <w:t xml:space="preserve">‘fault free’ </w:t>
        </w:r>
      </w:ins>
      <w:r w:rsidRPr="00907114">
        <w:rPr>
          <w:lang w:val="en-US"/>
        </w:rPr>
        <w:t>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</w:p>
    <w:p w14:paraId="683E2824" w14:textId="2CADFC90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396E6EA" w14:textId="706C4699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lastRenderedPageBreak/>
        <w:t xml:space="preserve">The system shall ensure </w:t>
      </w:r>
      <w:del w:id="16" w:author="Rekas, Miroslaw" w:date="2025-09-16T15:27:00Z">
        <w:r w:rsidDel="00873C5E">
          <w:rPr>
            <w:lang w:val="en-US"/>
          </w:rPr>
          <w:delText>fault</w:delText>
        </w:r>
        <w:r w:rsidRPr="00ED5F35" w:rsidDel="00873C5E">
          <w:rPr>
            <w:lang w:val="en-US"/>
          </w:rPr>
          <w:delText xml:space="preserve"> free </w:delText>
        </w:r>
      </w:del>
      <w:ins w:id="17" w:author="Rekas, Miroslaw" w:date="2025-09-16T15:28:00Z">
        <w:r w:rsidR="00140670">
          <w:rPr>
            <w:lang w:val="en-US"/>
          </w:rPr>
          <w:t xml:space="preserve">‘fault free’ </w:t>
        </w:r>
      </w:ins>
      <w:r w:rsidRPr="00ED5F35">
        <w:rPr>
          <w:lang w:val="en-US"/>
        </w:rPr>
        <w:t>reception of '</w:t>
      </w:r>
      <w:del w:id="18" w:author="Rekas, Miroslaw" w:date="2025-09-15T11:11:00Z">
        <w:r w:rsidRPr="00ED5F35" w:rsidDel="007F669F">
          <w:rPr>
            <w:lang w:val="en-US"/>
          </w:rPr>
          <w:delText>DiagnosticsInformation</w:delText>
        </w:r>
      </w:del>
      <w:ins w:id="19" w:author="Rekas, Miroslaw" w:date="2025-09-15T11:11:00Z">
        <w:r w:rsidR="007F669F">
          <w:rPr>
            <w:lang w:val="en-US"/>
          </w:rPr>
          <w:t>FS-</w:t>
        </w:r>
        <w:proofErr w:type="spellStart"/>
        <w:r w:rsidR="007F669F">
          <w:rPr>
            <w:lang w:val="en-US"/>
          </w:rPr>
          <w:t>DiagnosticsInformation</w:t>
        </w:r>
      </w:ins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>from SOW1(camera head)</w:t>
      </w:r>
    </w:p>
    <w:p w14:paraId="3F255FD2" w14:textId="224BBCCE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E97007A" w14:textId="77777777" w:rsidR="00E87660" w:rsidRDefault="00E87660" w:rsidP="00D15B7F">
      <w:pPr>
        <w:pStyle w:val="Listenabsatz"/>
        <w:numPr>
          <w:ilvl w:val="3"/>
          <w:numId w:val="2"/>
        </w:numPr>
        <w:rPr>
          <w:lang w:val="en-US"/>
        </w:rPr>
      </w:pPr>
    </w:p>
    <w:p w14:paraId="1B817CC6" w14:textId="77777777" w:rsidR="00A411ED" w:rsidRPr="00036ADE" w:rsidRDefault="00A411ED" w:rsidP="00D15B7F">
      <w:pPr>
        <w:pStyle w:val="Listenabsatz"/>
        <w:numPr>
          <w:ilvl w:val="1"/>
          <w:numId w:val="2"/>
        </w:numPr>
        <w:rPr>
          <w:lang w:val="en-US"/>
        </w:rPr>
      </w:pPr>
      <w:r w:rsidRPr="00036ADE">
        <w:rPr>
          <w:lang w:val="en-US"/>
        </w:rPr>
        <w:t>Functionality</w:t>
      </w:r>
    </w:p>
    <w:p w14:paraId="1E462D39" w14:textId="3BC37802" w:rsidR="00D74E61" w:rsidRDefault="00AA51BC" w:rsidP="00D15B7F">
      <w:pPr>
        <w:pStyle w:val="Listenabsatz"/>
        <w:numPr>
          <w:ilvl w:val="2"/>
          <w:numId w:val="2"/>
        </w:numPr>
        <w:rPr>
          <w:lang w:val="en-US"/>
        </w:rPr>
      </w:pPr>
      <w:proofErr w:type="spellStart"/>
      <w:r>
        <w:rPr>
          <w:lang w:val="en-US"/>
        </w:rPr>
        <w:t>ImageAcquisition</w:t>
      </w:r>
      <w:proofErr w:type="spellEnd"/>
      <w:r>
        <w:rPr>
          <w:lang w:val="en-US"/>
        </w:rPr>
        <w:t xml:space="preserve"> </w:t>
      </w:r>
      <w:commentRangeStart w:id="20"/>
      <w:r w:rsidR="00D74E61">
        <w:rPr>
          <w:lang w:val="en-US"/>
        </w:rPr>
        <w:t xml:space="preserve">shall ensure </w:t>
      </w:r>
      <w:del w:id="21" w:author="Rekas, Miroslaw" w:date="2025-09-16T15:27:00Z">
        <w:r w:rsidR="00D74E61" w:rsidRPr="00ED5F35" w:rsidDel="00873C5E">
          <w:rPr>
            <w:lang w:val="en-US"/>
          </w:rPr>
          <w:delText xml:space="preserve">fault free </w:delText>
        </w:r>
      </w:del>
      <w:ins w:id="22" w:author="Rekas, Miroslaw" w:date="2025-09-16T15:28:00Z">
        <w:r w:rsidR="00140670">
          <w:rPr>
            <w:lang w:val="en-US"/>
          </w:rPr>
          <w:t xml:space="preserve">‘fault free’ </w:t>
        </w:r>
      </w:ins>
      <w:r w:rsidR="00FE37E0">
        <w:rPr>
          <w:lang w:val="en-US"/>
        </w:rPr>
        <w:t xml:space="preserve">storage of the separate images of the </w:t>
      </w:r>
      <w:proofErr w:type="spellStart"/>
      <w:r w:rsidR="00D74E61">
        <w:rPr>
          <w:lang w:val="en-US"/>
        </w:rPr>
        <w:t>RAWStream</w:t>
      </w:r>
      <w:commentRangeEnd w:id="20"/>
      <w:proofErr w:type="spellEnd"/>
      <w:r w:rsidR="00D74E61">
        <w:rPr>
          <w:rStyle w:val="Kommentarzeichen"/>
        </w:rPr>
        <w:commentReference w:id="20"/>
      </w:r>
      <w:r w:rsidR="00FE37E0" w:rsidRPr="00FE37E0">
        <w:rPr>
          <w:lang w:val="en-US"/>
        </w:rPr>
        <w:t>.</w:t>
      </w:r>
    </w:p>
    <w:p w14:paraId="096F0ACE" w14:textId="6A46A49C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B1D3A20" w14:textId="25094496" w:rsidR="00685347" w:rsidRDefault="004D0F40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</w:t>
      </w:r>
      <w:r w:rsidR="007C61C5">
        <w:rPr>
          <w:lang w:val="en-US"/>
        </w:rPr>
        <w:t xml:space="preserve"> </w:t>
      </w:r>
      <w:commentRangeStart w:id="23"/>
      <w:r w:rsidR="00685347" w:rsidRPr="00685347">
        <w:rPr>
          <w:lang w:val="en-US"/>
        </w:rPr>
        <w:t xml:space="preserve">shall ensure </w:t>
      </w:r>
      <w:del w:id="24" w:author="Rekas, Miroslaw" w:date="2025-09-16T15:27:00Z">
        <w:r w:rsidR="00685347" w:rsidRPr="00685347" w:rsidDel="00873C5E">
          <w:rPr>
            <w:lang w:val="en-US"/>
          </w:rPr>
          <w:delText xml:space="preserve">fault free </w:delText>
        </w:r>
      </w:del>
      <w:ins w:id="25" w:author="Rekas, Miroslaw" w:date="2025-09-16T15:28:00Z">
        <w:r w:rsidR="00140670">
          <w:rPr>
            <w:lang w:val="en-US"/>
          </w:rPr>
          <w:t xml:space="preserve">‘fault free’ </w:t>
        </w:r>
      </w:ins>
      <w:r w:rsidR="00685347" w:rsidRPr="00685347">
        <w:rPr>
          <w:lang w:val="en-US"/>
        </w:rPr>
        <w:t xml:space="preserve">configuration of the </w:t>
      </w:r>
      <w:proofErr w:type="spellStart"/>
      <w:r w:rsidR="00FE37E0">
        <w:rPr>
          <w:lang w:val="en-US"/>
        </w:rPr>
        <w:t>Video</w:t>
      </w:r>
      <w:r w:rsidR="00685347" w:rsidRPr="00685347">
        <w:rPr>
          <w:lang w:val="en-US"/>
        </w:rPr>
        <w:t>Stream</w:t>
      </w:r>
      <w:commentRangeEnd w:id="23"/>
      <w:proofErr w:type="spellEnd"/>
      <w:r w:rsidR="00685347">
        <w:rPr>
          <w:rStyle w:val="Kommentarzeichen"/>
        </w:rPr>
        <w:commentReference w:id="23"/>
      </w:r>
      <w:r w:rsidR="00FE37E0">
        <w:rPr>
          <w:lang w:val="en-US"/>
        </w:rPr>
        <w:t>.</w:t>
      </w:r>
    </w:p>
    <w:p w14:paraId="7BD8FB88" w14:textId="312A6E23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4FF60A9" w14:textId="57E80FD7" w:rsidR="00685347" w:rsidRDefault="00685347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26"/>
      <w:r w:rsidRPr="00685347">
        <w:rPr>
          <w:lang w:val="en-US"/>
        </w:rPr>
        <w:t>The</w:t>
      </w:r>
      <w:r w:rsidR="000A5945">
        <w:rPr>
          <w:lang w:val="en-US"/>
        </w:rPr>
        <w:t xml:space="preserve"> system shall ensure </w:t>
      </w:r>
      <w:del w:id="27" w:author="Rekas, Miroslaw" w:date="2025-09-16T15:27:00Z">
        <w:r w:rsidR="000A5945" w:rsidDel="00873C5E">
          <w:rPr>
            <w:lang w:val="en-US"/>
          </w:rPr>
          <w:delText>fault free</w:delText>
        </w:r>
        <w:r w:rsidRPr="00685347" w:rsidDel="00873C5E">
          <w:rPr>
            <w:lang w:val="en-US"/>
          </w:rPr>
          <w:delText xml:space="preserve"> </w:delText>
        </w:r>
      </w:del>
      <w:ins w:id="28" w:author="Rekas, Miroslaw" w:date="2025-09-16T15:28:00Z">
        <w:r w:rsidR="00140670">
          <w:rPr>
            <w:lang w:val="en-US"/>
          </w:rPr>
          <w:t xml:space="preserve">‘fault free’ </w:t>
        </w:r>
      </w:ins>
      <w:r w:rsidRPr="00685347">
        <w:rPr>
          <w:lang w:val="en-US"/>
        </w:rPr>
        <w:t>image processing</w:t>
      </w:r>
      <w:commentRangeEnd w:id="26"/>
      <w:r w:rsidR="00583F7D">
        <w:rPr>
          <w:lang w:val="en-US"/>
        </w:rPr>
        <w:t xml:space="preserve"> </w:t>
      </w:r>
      <w:r>
        <w:rPr>
          <w:rStyle w:val="Kommentarzeichen"/>
        </w:rPr>
        <w:commentReference w:id="26"/>
      </w:r>
      <w:r w:rsidR="00583F7D">
        <w:rPr>
          <w:lang w:val="en-US"/>
        </w:rPr>
        <w:t xml:space="preserve">with respect to ‘Detail </w:t>
      </w:r>
      <w:proofErr w:type="spellStart"/>
      <w:r w:rsidR="00583F7D">
        <w:rPr>
          <w:lang w:val="en-US"/>
        </w:rPr>
        <w:t>Lossy</w:t>
      </w:r>
      <w:proofErr w:type="spellEnd"/>
      <w:r w:rsidR="00583F7D">
        <w:rPr>
          <w:lang w:val="en-US"/>
        </w:rPr>
        <w:t xml:space="preserve"> Stream’.</w:t>
      </w:r>
    </w:p>
    <w:p w14:paraId="1C2EE300" w14:textId="2A1C5073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1E3D06F0" w14:textId="37AFE34E" w:rsidR="001F2571" w:rsidRPr="00544F71" w:rsidRDefault="00685347" w:rsidP="00D15B7F">
      <w:pPr>
        <w:pStyle w:val="Listenabsatz"/>
        <w:numPr>
          <w:ilvl w:val="2"/>
          <w:numId w:val="2"/>
        </w:numPr>
        <w:rPr>
          <w:highlight w:val="magenta"/>
          <w:lang w:val="en-US"/>
        </w:rPr>
      </w:pPr>
      <w:commentRangeStart w:id="29"/>
      <w:r w:rsidRPr="00544F71">
        <w:rPr>
          <w:highlight w:val="magenta"/>
          <w:lang w:val="en-US"/>
        </w:rPr>
        <w:t xml:space="preserve">The system shall ensure </w:t>
      </w:r>
      <w:del w:id="30" w:author="Rekas, Miroslaw" w:date="2025-09-16T15:27:00Z">
        <w:r w:rsidRPr="00544F71" w:rsidDel="00873C5E">
          <w:rPr>
            <w:highlight w:val="magenta"/>
            <w:lang w:val="en-US"/>
          </w:rPr>
          <w:delText xml:space="preserve">fault free </w:delText>
        </w:r>
      </w:del>
      <w:ins w:id="31" w:author="Rekas, Miroslaw" w:date="2025-09-16T15:28:00Z">
        <w:r w:rsidR="00140670">
          <w:rPr>
            <w:highlight w:val="magenta"/>
            <w:lang w:val="en-US"/>
          </w:rPr>
          <w:t xml:space="preserve">‘fault free’ </w:t>
        </w:r>
      </w:ins>
      <w:r w:rsidRPr="00544F71">
        <w:rPr>
          <w:highlight w:val="magenta"/>
          <w:lang w:val="en-US"/>
        </w:rPr>
        <w:t>internal communication</w:t>
      </w:r>
      <w:commentRangeEnd w:id="29"/>
      <w:r w:rsidRPr="00544F71">
        <w:rPr>
          <w:rStyle w:val="Kommentarzeichen"/>
          <w:highlight w:val="magenta"/>
        </w:rPr>
        <w:commentReference w:id="29"/>
      </w:r>
      <w:r w:rsidR="00E50E1E">
        <w:rPr>
          <w:highlight w:val="magenta"/>
          <w:lang w:val="en-US"/>
        </w:rPr>
        <w:t xml:space="preserve"> between the separate function blocks.</w:t>
      </w:r>
    </w:p>
    <w:p w14:paraId="33B6FDAD" w14:textId="1D653BE6" w:rsidR="00EA20AC" w:rsidRPr="00544F71" w:rsidRDefault="00EA20AC" w:rsidP="00D15B7F">
      <w:pPr>
        <w:pStyle w:val="Listenabsatz"/>
        <w:numPr>
          <w:ilvl w:val="3"/>
          <w:numId w:val="2"/>
        </w:numPr>
        <w:rPr>
          <w:highlight w:val="magenta"/>
          <w:lang w:val="en-US"/>
        </w:rPr>
      </w:pPr>
      <w:r w:rsidRPr="00544F71">
        <w:rPr>
          <w:highlight w:val="magenta"/>
          <w:lang w:val="en-US"/>
        </w:rPr>
        <w:t xml:space="preserve">ASIL: </w:t>
      </w:r>
      <w:r w:rsidR="00FD6149" w:rsidRPr="00544F71">
        <w:rPr>
          <w:highlight w:val="magenta"/>
          <w:lang w:val="en-US"/>
        </w:rPr>
        <w:t>A</w:t>
      </w:r>
      <w:r w:rsidR="00544F71">
        <w:rPr>
          <w:highlight w:val="magenta"/>
          <w:lang w:val="en-US"/>
        </w:rPr>
        <w:t xml:space="preserve"> </w:t>
      </w:r>
      <w:r w:rsidR="00544F71" w:rsidRPr="00544F71">
        <w:rPr>
          <w:color w:val="00B0F0"/>
          <w:lang w:val="en-US"/>
        </w:rPr>
        <w:t>-&gt;</w:t>
      </w:r>
      <w:r w:rsidR="00544F71">
        <w:rPr>
          <w:color w:val="00B0F0"/>
          <w:lang w:val="en-US"/>
        </w:rPr>
        <w:t>valid for all SGs</w:t>
      </w:r>
      <w:proofErr w:type="gramStart"/>
      <w:r w:rsidR="00544F71">
        <w:rPr>
          <w:color w:val="00B0F0"/>
          <w:lang w:val="en-US"/>
        </w:rPr>
        <w:t>!!!</w:t>
      </w:r>
      <w:proofErr w:type="gramEnd"/>
    </w:p>
    <w:p w14:paraId="48F3C19E" w14:textId="09496017" w:rsidR="00872EA7" w:rsidRDefault="00872EA7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32"/>
      <w:r>
        <w:rPr>
          <w:lang w:val="en-US"/>
        </w:rPr>
        <w:t xml:space="preserve">The system shall ensure </w:t>
      </w:r>
      <w:del w:id="33" w:author="Rekas, Miroslaw" w:date="2025-09-16T15:27:00Z">
        <w:r w:rsidRPr="00ED5F35" w:rsidDel="00873C5E">
          <w:rPr>
            <w:lang w:val="en-US"/>
          </w:rPr>
          <w:delText xml:space="preserve">fault free </w:delText>
        </w:r>
      </w:del>
      <w:ins w:id="34" w:author="Rekas, Miroslaw" w:date="2025-09-16T15:28:00Z">
        <w:r w:rsidR="00140670">
          <w:rPr>
            <w:lang w:val="en-US"/>
          </w:rPr>
          <w:t xml:space="preserve">‘fault free’ </w:t>
        </w:r>
      </w:ins>
      <w:r>
        <w:rPr>
          <w:lang w:val="en-US"/>
        </w:rPr>
        <w:t>image scaling</w:t>
      </w:r>
      <w:commentRangeEnd w:id="32"/>
      <w:r w:rsidR="00D14B48">
        <w:rPr>
          <w:rStyle w:val="Kommentarzeichen"/>
        </w:rPr>
        <w:commentReference w:id="32"/>
      </w:r>
      <w:r w:rsidR="00044669">
        <w:rPr>
          <w:lang w:val="en-US"/>
        </w:rPr>
        <w:t xml:space="preserve"> with respect to ‘Detail </w:t>
      </w:r>
      <w:proofErr w:type="spellStart"/>
      <w:r w:rsidR="00044669">
        <w:rPr>
          <w:lang w:val="en-US"/>
        </w:rPr>
        <w:t>Lossy</w:t>
      </w:r>
      <w:proofErr w:type="spellEnd"/>
      <w:r w:rsidR="00044669">
        <w:rPr>
          <w:lang w:val="en-US"/>
        </w:rPr>
        <w:t xml:space="preserve"> Stream’.</w:t>
      </w:r>
    </w:p>
    <w:p w14:paraId="0DF3B781" w14:textId="31187B3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AC4A3D7" w14:textId="6D747D7F" w:rsidR="00F74101" w:rsidRDefault="00F57863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35"/>
      <w:r>
        <w:rPr>
          <w:lang w:val="en-US"/>
        </w:rPr>
        <w:t xml:space="preserve">The system shall ensure </w:t>
      </w:r>
      <w:del w:id="36" w:author="Rekas, Miroslaw" w:date="2025-09-16T15:27:00Z">
        <w:r w:rsidDel="00873C5E">
          <w:rPr>
            <w:lang w:val="en-US"/>
          </w:rPr>
          <w:delText xml:space="preserve">fault free </w:delText>
        </w:r>
      </w:del>
      <w:ins w:id="37" w:author="Rekas, Miroslaw" w:date="2025-09-16T15:28:00Z">
        <w:r w:rsidR="00140670">
          <w:rPr>
            <w:lang w:val="en-US"/>
          </w:rPr>
          <w:t xml:space="preserve">‘fault free’ </w:t>
        </w:r>
      </w:ins>
      <w:r>
        <w:rPr>
          <w:lang w:val="en-US"/>
        </w:rPr>
        <w:t>image encoding</w:t>
      </w:r>
      <w:commentRangeEnd w:id="35"/>
      <w:r>
        <w:rPr>
          <w:rStyle w:val="Kommentarzeichen"/>
        </w:rPr>
        <w:commentReference w:id="35"/>
      </w:r>
    </w:p>
    <w:p w14:paraId="4F1E3097" w14:textId="7DAC81D0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E41D38E" w14:textId="664ADACA" w:rsidR="00F57863" w:rsidRDefault="00F57863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38"/>
      <w:r>
        <w:rPr>
          <w:lang w:val="en-US"/>
        </w:rPr>
        <w:t xml:space="preserve">The system shall ensure </w:t>
      </w:r>
      <w:del w:id="39" w:author="Rekas, Miroslaw" w:date="2025-09-16T15:27:00Z">
        <w:r w:rsidDel="00873C5E">
          <w:rPr>
            <w:lang w:val="en-US"/>
          </w:rPr>
          <w:delText xml:space="preserve">fault free </w:delText>
        </w:r>
      </w:del>
      <w:ins w:id="40" w:author="Rekas, Miroslaw" w:date="2025-09-16T15:28:00Z">
        <w:r w:rsidR="00140670">
          <w:rPr>
            <w:lang w:val="en-US"/>
          </w:rPr>
          <w:t xml:space="preserve">‘fault free’ </w:t>
        </w:r>
      </w:ins>
      <w:r>
        <w:rPr>
          <w:lang w:val="en-US"/>
        </w:rPr>
        <w:t xml:space="preserve">image </w:t>
      </w:r>
      <w:proofErr w:type="spellStart"/>
      <w:r>
        <w:rPr>
          <w:lang w:val="en-US"/>
        </w:rPr>
        <w:t>dispatchment</w:t>
      </w:r>
      <w:commentRangeEnd w:id="38"/>
      <w:proofErr w:type="spellEnd"/>
      <w:r>
        <w:rPr>
          <w:rStyle w:val="Kommentarzeichen"/>
        </w:rPr>
        <w:commentReference w:id="38"/>
      </w:r>
    </w:p>
    <w:p w14:paraId="42ADB1AE" w14:textId="4DDBE93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722D249C" w14:textId="481E0E05" w:rsidR="00CD2601" w:rsidRDefault="00CD2601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41"/>
      <w:r w:rsidRPr="00CD2601">
        <w:rPr>
          <w:lang w:val="en-US"/>
        </w:rPr>
        <w:t xml:space="preserve">The system shall ensure </w:t>
      </w:r>
      <w:del w:id="42" w:author="Rekas, Miroslaw" w:date="2025-09-16T15:27:00Z">
        <w:r w:rsidRPr="00CD2601" w:rsidDel="00873C5E">
          <w:rPr>
            <w:lang w:val="en-US"/>
          </w:rPr>
          <w:delText xml:space="preserve">fault free </w:delText>
        </w:r>
      </w:del>
      <w:ins w:id="43" w:author="Rekas, Miroslaw" w:date="2025-09-16T15:28:00Z">
        <w:r w:rsidR="00140670">
          <w:rPr>
            <w:lang w:val="en-US"/>
          </w:rPr>
          <w:t xml:space="preserve">‘fault free’ </w:t>
        </w:r>
      </w:ins>
      <w:r w:rsidR="004D0F40">
        <w:rPr>
          <w:lang w:val="en-US"/>
        </w:rPr>
        <w:t>handling</w:t>
      </w:r>
      <w:r w:rsidRPr="00CD2601">
        <w:rPr>
          <w:lang w:val="en-US"/>
        </w:rPr>
        <w:t xml:space="preserve"> of ‘image meta data’</w:t>
      </w:r>
      <w:commentRangeEnd w:id="41"/>
      <w:r>
        <w:rPr>
          <w:rStyle w:val="Kommentarzeichen"/>
        </w:rPr>
        <w:commentReference w:id="41"/>
      </w:r>
    </w:p>
    <w:p w14:paraId="3BFF01FA" w14:textId="0B220A7E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8C61375" w14:textId="35D85069" w:rsidR="00CD2601" w:rsidRDefault="00CD2601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44"/>
      <w:r w:rsidRPr="00CD2601">
        <w:rPr>
          <w:lang w:val="en-US"/>
        </w:rPr>
        <w:t>The system shall ens</w:t>
      </w:r>
      <w:r w:rsidR="00487F3F">
        <w:rPr>
          <w:lang w:val="en-US"/>
        </w:rPr>
        <w:t xml:space="preserve">ure </w:t>
      </w:r>
      <w:del w:id="45" w:author="Rekas, Miroslaw" w:date="2025-09-16T15:27:00Z">
        <w:r w:rsidR="00487F3F" w:rsidDel="00873C5E">
          <w:rPr>
            <w:lang w:val="en-US"/>
          </w:rPr>
          <w:delText xml:space="preserve">fault free </w:delText>
        </w:r>
      </w:del>
      <w:ins w:id="46" w:author="Rekas, Miroslaw" w:date="2025-09-16T15:28:00Z">
        <w:r w:rsidR="00140670">
          <w:rPr>
            <w:lang w:val="en-US"/>
          </w:rPr>
          <w:t xml:space="preserve">‘fault free’ </w:t>
        </w:r>
      </w:ins>
      <w:r w:rsidR="00487F3F">
        <w:rPr>
          <w:lang w:val="en-US"/>
        </w:rPr>
        <w:t xml:space="preserve">‘configuration </w:t>
      </w:r>
      <w:r w:rsidRPr="00CD2601">
        <w:rPr>
          <w:lang w:val="en-US"/>
        </w:rPr>
        <w:t>storage</w:t>
      </w:r>
      <w:commentRangeEnd w:id="44"/>
      <w:r>
        <w:rPr>
          <w:rStyle w:val="Kommentarzeichen"/>
        </w:rPr>
        <w:commentReference w:id="44"/>
      </w:r>
      <w:r w:rsidR="00487F3F">
        <w:rPr>
          <w:lang w:val="en-US"/>
        </w:rPr>
        <w:t>’</w:t>
      </w:r>
    </w:p>
    <w:p w14:paraId="3C0BC422" w14:textId="438C6B5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D94DA88" w14:textId="481F9F95" w:rsidR="00D14B48" w:rsidRDefault="00036AD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0039FF5C" w14:textId="0C3554D6" w:rsidR="00036ADE" w:rsidRDefault="00036ADE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Following </w:t>
      </w:r>
      <w:proofErr w:type="spellStart"/>
      <w:r>
        <w:rPr>
          <w:lang w:val="en-US"/>
        </w:rPr>
        <w:t>paramters</w:t>
      </w:r>
      <w:proofErr w:type="spellEnd"/>
      <w:r>
        <w:rPr>
          <w:lang w:val="en-US"/>
        </w:rPr>
        <w:t xml:space="preserve"> shall be treated as SG3 relevant:</w:t>
      </w:r>
    </w:p>
    <w:p w14:paraId="7A1544F9" w14:textId="76779255" w:rsidR="00036ADE" w:rsidRDefault="00036ADE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75476FCF" w14:textId="77777777" w:rsidR="007B01A1" w:rsidRPr="007B01A1" w:rsidRDefault="007B01A1" w:rsidP="007B01A1">
      <w:pPr>
        <w:rPr>
          <w:b/>
          <w:u w:val="single"/>
          <w:lang w:val="en-US"/>
        </w:rPr>
      </w:pPr>
    </w:p>
    <w:p w14:paraId="0C12B6CA" w14:textId="2AB57214" w:rsidR="005C4F15" w:rsidRPr="00387D52" w:rsidRDefault="00C50CDD" w:rsidP="00387D52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FSRs for </w:t>
      </w:r>
      <w:r w:rsidR="00CD140F" w:rsidRPr="00FD05E6">
        <w:rPr>
          <w:b/>
          <w:u w:val="single"/>
          <w:lang w:val="en-US"/>
        </w:rPr>
        <w:t>SG4</w:t>
      </w:r>
      <w:r w:rsidR="00FA5F12">
        <w:rPr>
          <w:b/>
          <w:u w:val="single"/>
          <w:lang w:val="en-US"/>
        </w:rPr>
        <w:t xml:space="preserve"> (</w:t>
      </w:r>
      <w:r w:rsidR="00FA5F12" w:rsidRPr="00E04855">
        <w:rPr>
          <w:sz w:val="20"/>
          <w:szCs w:val="20"/>
          <w:lang w:val="en-US"/>
        </w:rPr>
        <w:t>The system has to show correct angle of view, zoom factor and visual field at any time, </w:t>
      </w:r>
      <w:r w:rsidR="00FA5F12">
        <w:rPr>
          <w:b/>
          <w:u w:val="single"/>
          <w:lang w:val="en-US"/>
        </w:rPr>
        <w:t>)</w:t>
      </w:r>
    </w:p>
    <w:p w14:paraId="305368AB" w14:textId="77777777" w:rsidR="00907114" w:rsidRDefault="00907114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0AE333CD" w14:textId="303B7AED" w:rsid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Pr="00ED5F35">
        <w:rPr>
          <w:lang w:val="en-US"/>
        </w:rPr>
        <w:t xml:space="preserve">reception of </w:t>
      </w:r>
      <w:proofErr w:type="spellStart"/>
      <w:r w:rsidRPr="00ED5F35">
        <w:rPr>
          <w:lang w:val="en-US"/>
        </w:rPr>
        <w:t>RAWVideoStream</w:t>
      </w:r>
      <w:proofErr w:type="spellEnd"/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</w:p>
    <w:p w14:paraId="429FB4F9" w14:textId="77777777" w:rsidR="00A80661" w:rsidRDefault="00A80661" w:rsidP="00A8066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5F1F41B" w14:textId="74E7AC56" w:rsidR="00A80661" w:rsidRPr="00A80661" w:rsidRDefault="00A80661" w:rsidP="00A8066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>
        <w:rPr>
          <w:lang w:val="en-US"/>
        </w:rPr>
        <w:t xml:space="preserve">configuration of </w:t>
      </w:r>
      <w:proofErr w:type="spellStart"/>
      <w:r>
        <w:rPr>
          <w:lang w:val="en-US"/>
        </w:rPr>
        <w:t>RAWVideoStream</w:t>
      </w:r>
      <w:proofErr w:type="spellEnd"/>
      <w:r>
        <w:rPr>
          <w:lang w:val="en-US"/>
        </w:rPr>
        <w:t xml:space="preserve"> in SOW1.</w:t>
      </w:r>
    </w:p>
    <w:p w14:paraId="4947047B" w14:textId="77777777" w:rsidR="00CD140F" w:rsidRDefault="00CD140F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483C7B0" w14:textId="44ADE15F" w:rsidR="00CD140F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CD140F">
        <w:rPr>
          <w:lang w:val="en-US"/>
        </w:rPr>
        <w:t>SOW1</w:t>
      </w:r>
      <w:r w:rsidR="00140670" w:rsidRPr="00907114">
        <w:rPr>
          <w:lang w:val="en-US"/>
        </w:rPr>
        <w:t>'VideoStreamConfiguration'</w:t>
      </w:r>
      <w:r w:rsidR="00140670">
        <w:rPr>
          <w:lang w:val="en-US"/>
        </w:rPr>
        <w:t xml:space="preserve"> </w:t>
      </w:r>
      <w:r w:rsidR="00CD140F" w:rsidRPr="00ED5F35">
        <w:rPr>
          <w:lang w:val="en-US"/>
        </w:rPr>
        <w:t>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="00CD140F" w:rsidRPr="00ED5F35">
        <w:rPr>
          <w:lang w:val="en-US"/>
        </w:rPr>
        <w:t xml:space="preserve"> </w:t>
      </w:r>
    </w:p>
    <w:p w14:paraId="0E907F16" w14:textId="77777777" w:rsidR="00907114" w:rsidRDefault="00907114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86821CB" w14:textId="23E374DA" w:rsidR="00907114" w:rsidRP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Pr="00907114">
        <w:rPr>
          <w:lang w:val="en-US"/>
        </w:rPr>
        <w:t>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</w:p>
    <w:p w14:paraId="2DE5486E" w14:textId="349FB296" w:rsidR="00907114" w:rsidRDefault="00907114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0187C13" w14:textId="6769C2F3" w:rsid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lastRenderedPageBreak/>
        <w:t xml:space="preserve">The system shall ensure </w:t>
      </w:r>
      <w:r w:rsidR="00140670">
        <w:rPr>
          <w:lang w:val="en-US"/>
        </w:rPr>
        <w:t xml:space="preserve">‘fault free’ </w:t>
      </w:r>
      <w:r w:rsidRPr="00ED5F35">
        <w:rPr>
          <w:lang w:val="en-US"/>
        </w:rPr>
        <w:t>reception of '</w:t>
      </w:r>
      <w:r w:rsidR="007F669F">
        <w:rPr>
          <w:lang w:val="en-US"/>
        </w:rPr>
        <w:t>FS-</w:t>
      </w:r>
      <w:proofErr w:type="spellStart"/>
      <w:r w:rsidR="007F669F">
        <w:rPr>
          <w:lang w:val="en-US"/>
        </w:rPr>
        <w:t>DiagnosticsInformation</w:t>
      </w:r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>from SOW1</w:t>
      </w:r>
    </w:p>
    <w:p w14:paraId="090BA3F2" w14:textId="2E8099B6" w:rsidR="00907114" w:rsidRPr="00387D52" w:rsidRDefault="00907114" w:rsidP="00387D52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020DFE6" w14:textId="77777777" w:rsidR="00387D52" w:rsidRDefault="008874D0" w:rsidP="00387D52">
      <w:pPr>
        <w:pStyle w:val="Listenabsatz"/>
        <w:numPr>
          <w:ilvl w:val="1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</w:t>
      </w:r>
      <w:r>
        <w:rPr>
          <w:lang w:val="en-US"/>
        </w:rPr>
        <w:t>check that the</w:t>
      </w:r>
      <w:r w:rsidRPr="00907114">
        <w:rPr>
          <w:lang w:val="en-US"/>
        </w:rPr>
        <w:t xml:space="preserve">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was correctly set</w:t>
      </w:r>
      <w:proofErr w:type="gramEnd"/>
      <w:r>
        <w:rPr>
          <w:lang w:val="en-US"/>
        </w:rPr>
        <w:t xml:space="preserve"> at start-up.</w:t>
      </w:r>
    </w:p>
    <w:p w14:paraId="1C7F356F" w14:textId="23AD0837" w:rsidR="008874D0" w:rsidRPr="00387D52" w:rsidRDefault="008874D0" w:rsidP="00387D52">
      <w:pPr>
        <w:pStyle w:val="Listenabsatz"/>
        <w:numPr>
          <w:ilvl w:val="2"/>
          <w:numId w:val="2"/>
        </w:numPr>
        <w:rPr>
          <w:lang w:val="en-US"/>
        </w:rPr>
      </w:pPr>
      <w:r w:rsidRPr="00387D52">
        <w:rPr>
          <w:lang w:val="en-US"/>
        </w:rPr>
        <w:t>ASIL: B</w:t>
      </w:r>
    </w:p>
    <w:p w14:paraId="12E13E13" w14:textId="77777777" w:rsidR="00387D52" w:rsidRDefault="008874D0" w:rsidP="00387D52">
      <w:pPr>
        <w:pStyle w:val="Listenabsatz"/>
        <w:numPr>
          <w:ilvl w:val="1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</w:t>
      </w:r>
      <w:r>
        <w:rPr>
          <w:lang w:val="en-US"/>
        </w:rPr>
        <w:t>check that the</w:t>
      </w:r>
      <w:r w:rsidRPr="00907114">
        <w:rPr>
          <w:lang w:val="en-US"/>
        </w:rPr>
        <w:t xml:space="preserve">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was correctly set</w:t>
      </w:r>
      <w:proofErr w:type="gramEnd"/>
      <w:r>
        <w:rPr>
          <w:lang w:val="en-US"/>
        </w:rPr>
        <w:t xml:space="preserve"> at each change of the data.</w:t>
      </w:r>
    </w:p>
    <w:p w14:paraId="5F6E433C" w14:textId="6A246FC8" w:rsidR="008874D0" w:rsidRPr="00387D52" w:rsidRDefault="008874D0" w:rsidP="00387D52">
      <w:pPr>
        <w:pStyle w:val="Listenabsatz"/>
        <w:numPr>
          <w:ilvl w:val="2"/>
          <w:numId w:val="2"/>
        </w:numPr>
        <w:rPr>
          <w:lang w:val="en-US"/>
        </w:rPr>
      </w:pPr>
      <w:r w:rsidRPr="00387D52">
        <w:rPr>
          <w:lang w:val="en-US"/>
        </w:rPr>
        <w:t>ASIL: B</w:t>
      </w:r>
    </w:p>
    <w:p w14:paraId="15AD6584" w14:textId="354C8973" w:rsidR="00457544" w:rsidRDefault="00457544" w:rsidP="00726CE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ensure data integrity of </w:t>
      </w:r>
      <w:r w:rsidRPr="00907114">
        <w:rPr>
          <w:lang w:val="en-US"/>
        </w:rPr>
        <w:t>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</w:t>
      </w:r>
      <w:r w:rsidR="005A6495">
        <w:rPr>
          <w:lang w:val="en-US"/>
        </w:rPr>
        <w:t xml:space="preserve">at least </w:t>
      </w:r>
      <w:r>
        <w:rPr>
          <w:lang w:val="en-US"/>
        </w:rPr>
        <w:t xml:space="preserve">every </w:t>
      </w:r>
      <w:r w:rsidR="00666ADC">
        <w:rPr>
          <w:lang w:val="en-US"/>
        </w:rPr>
        <w:t>4</w:t>
      </w:r>
      <w:r>
        <w:rPr>
          <w:lang w:val="en-US"/>
        </w:rPr>
        <w:t>00ms. (</w:t>
      </w:r>
      <w:r w:rsidR="00376B00">
        <w:rPr>
          <w:lang w:val="en-US"/>
        </w:rPr>
        <w:t>Explanation</w:t>
      </w:r>
      <w:r>
        <w:rPr>
          <w:lang w:val="en-US"/>
        </w:rPr>
        <w:t xml:space="preserve">: </w:t>
      </w:r>
      <w:r w:rsidRPr="00907114">
        <w:rPr>
          <w:lang w:val="en-US"/>
        </w:rPr>
        <w:t>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data is valid for </w:t>
      </w:r>
      <w:r w:rsidR="00666ADC">
        <w:rPr>
          <w:lang w:val="en-US"/>
        </w:rPr>
        <w:t>4</w:t>
      </w:r>
      <w:r>
        <w:rPr>
          <w:lang w:val="en-US"/>
        </w:rPr>
        <w:t xml:space="preserve">00ms at maximum; older </w:t>
      </w:r>
      <w:r w:rsidRPr="00907114">
        <w:rPr>
          <w:lang w:val="en-US"/>
        </w:rPr>
        <w:t>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>'</w:t>
      </w:r>
      <w:r>
        <w:rPr>
          <w:lang w:val="en-US"/>
        </w:rPr>
        <w:t xml:space="preserve"> data could cause hazard)</w:t>
      </w:r>
    </w:p>
    <w:p w14:paraId="5616D5AB" w14:textId="77777777" w:rsidR="00387D52" w:rsidRDefault="008874D0" w:rsidP="00387D52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0414B06D" w14:textId="7BD93017" w:rsidR="003D3FB0" w:rsidRPr="00387D52" w:rsidRDefault="003D3FB0" w:rsidP="00387D52">
      <w:pPr>
        <w:pStyle w:val="Listenabsatz"/>
        <w:numPr>
          <w:ilvl w:val="1"/>
          <w:numId w:val="2"/>
        </w:numPr>
        <w:rPr>
          <w:lang w:val="en-US"/>
        </w:rPr>
      </w:pPr>
      <w:r w:rsidRPr="00387D52">
        <w:rPr>
          <w:lang w:val="en-US"/>
        </w:rPr>
        <w:t xml:space="preserve">If the data integrity cannot be ensured. The system shall transition into the </w:t>
      </w:r>
      <w:proofErr w:type="spellStart"/>
      <w:r w:rsidRPr="00387D52">
        <w:rPr>
          <w:lang w:val="en-US"/>
        </w:rPr>
        <w:t>SafeState</w:t>
      </w:r>
      <w:proofErr w:type="spellEnd"/>
      <w:r w:rsidRPr="00387D52">
        <w:rPr>
          <w:lang w:val="en-US"/>
        </w:rPr>
        <w:t>. The sum of detection and reaction time shall not exceed the validity time of the data integrity (i.e. shall be less or equal 400ms)</w:t>
      </w:r>
    </w:p>
    <w:p w14:paraId="021F7AFD" w14:textId="77777777" w:rsidR="00E04855" w:rsidRDefault="008A664E" w:rsidP="00E04855">
      <w:pPr>
        <w:pStyle w:val="Listenabsatz"/>
        <w:numPr>
          <w:ilvl w:val="1"/>
          <w:numId w:val="2"/>
        </w:numPr>
        <w:rPr>
          <w:lang w:val="en-US"/>
        </w:rPr>
      </w:pPr>
      <w:bookmarkStart w:id="47" w:name="_GoBack"/>
      <w:bookmarkEnd w:id="47"/>
      <w:r w:rsidRPr="00E04855">
        <w:rPr>
          <w:lang w:val="en-US"/>
        </w:rPr>
        <w:t xml:space="preserve">The system shall ensure </w:t>
      </w:r>
      <w:r w:rsidR="00140670" w:rsidRPr="00E04855">
        <w:rPr>
          <w:lang w:val="en-US"/>
        </w:rPr>
        <w:t xml:space="preserve">‘fault free’ </w:t>
      </w:r>
      <w:r w:rsidRPr="00E04855">
        <w:rPr>
          <w:lang w:val="en-US"/>
        </w:rPr>
        <w:t>configuration storage</w:t>
      </w:r>
    </w:p>
    <w:p w14:paraId="39AA648C" w14:textId="737F9FB9" w:rsidR="008A664E" w:rsidRPr="00E04855" w:rsidRDefault="008A664E" w:rsidP="00E04855">
      <w:pPr>
        <w:pStyle w:val="Listenabsatz"/>
        <w:numPr>
          <w:ilvl w:val="2"/>
          <w:numId w:val="2"/>
        </w:numPr>
        <w:rPr>
          <w:lang w:val="en-US"/>
        </w:rPr>
      </w:pPr>
      <w:r w:rsidRPr="00E04855">
        <w:rPr>
          <w:lang w:val="en-US"/>
        </w:rPr>
        <w:t>ASIL: B</w:t>
      </w:r>
    </w:p>
    <w:p w14:paraId="5B0F6E77" w14:textId="03BB6890" w:rsidR="008A664E" w:rsidRDefault="008A664E" w:rsidP="00726CE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>
        <w:rPr>
          <w:lang w:val="en-US"/>
        </w:rPr>
        <w:t>handling of ‘image meta data’</w:t>
      </w:r>
    </w:p>
    <w:p w14:paraId="7A0DB121" w14:textId="77777777" w:rsidR="008A664E" w:rsidRPr="00DB02D1" w:rsidRDefault="008A664E" w:rsidP="00726CE5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BC96E97" w14:textId="62F6D68A" w:rsidR="00704B53" w:rsidRPr="00726CE5" w:rsidRDefault="00704B53" w:rsidP="00726CE5">
      <w:pPr>
        <w:pStyle w:val="Listenabsatz"/>
        <w:numPr>
          <w:ilvl w:val="1"/>
          <w:numId w:val="2"/>
        </w:numPr>
        <w:rPr>
          <w:lang w:val="en-US"/>
        </w:rPr>
      </w:pPr>
      <w:r w:rsidRPr="00726CE5">
        <w:rPr>
          <w:lang w:val="en-US"/>
        </w:rPr>
        <w:t xml:space="preserve">The system shall ensure </w:t>
      </w:r>
      <w:r w:rsidR="00140670">
        <w:rPr>
          <w:lang w:val="en-US"/>
        </w:rPr>
        <w:t xml:space="preserve">‘fault free’ </w:t>
      </w:r>
      <w:r w:rsidR="004B6E0C" w:rsidRPr="003F42B0">
        <w:rPr>
          <w:lang w:val="en-US"/>
        </w:rPr>
        <w:t>safety rel</w:t>
      </w:r>
      <w:r w:rsidR="001E524D">
        <w:rPr>
          <w:lang w:val="en-US"/>
        </w:rPr>
        <w:t>e</w:t>
      </w:r>
      <w:r w:rsidR="004B6E0C" w:rsidRPr="003F42B0">
        <w:rPr>
          <w:lang w:val="en-US"/>
        </w:rPr>
        <w:t xml:space="preserve">vant internal </w:t>
      </w:r>
      <w:r w:rsidRPr="00726CE5">
        <w:rPr>
          <w:lang w:val="en-US"/>
        </w:rPr>
        <w:t xml:space="preserve">communication </w:t>
      </w:r>
    </w:p>
    <w:p w14:paraId="391BAB3F" w14:textId="0BFE709B" w:rsidR="008A664E" w:rsidRDefault="00704B53" w:rsidP="00726CE5">
      <w:pPr>
        <w:pStyle w:val="Listenabsatz"/>
        <w:numPr>
          <w:ilvl w:val="2"/>
          <w:numId w:val="2"/>
        </w:numPr>
        <w:rPr>
          <w:lang w:val="en-US"/>
        </w:rPr>
      </w:pPr>
      <w:r w:rsidRPr="00726CE5">
        <w:rPr>
          <w:lang w:val="en-US"/>
        </w:rPr>
        <w:t>ASIL: B</w:t>
      </w:r>
    </w:p>
    <w:p w14:paraId="3B32971E" w14:textId="5D745D2B" w:rsidR="00726CE5" w:rsidRDefault="00726CE5" w:rsidP="00726CE5">
      <w:pPr>
        <w:rPr>
          <w:lang w:val="en-US"/>
        </w:rPr>
      </w:pPr>
    </w:p>
    <w:p w14:paraId="542717C2" w14:textId="77777777" w:rsidR="00726CE5" w:rsidRPr="00726CE5" w:rsidRDefault="00726CE5" w:rsidP="00726CE5">
      <w:pPr>
        <w:rPr>
          <w:lang w:val="en-US"/>
        </w:rPr>
      </w:pPr>
    </w:p>
    <w:p w14:paraId="3846D9E8" w14:textId="77777777" w:rsidR="007B01A1" w:rsidRDefault="007B01A1" w:rsidP="00D15B7F">
      <w:pPr>
        <w:pBdr>
          <w:bottom w:val="single" w:sz="12" w:space="1" w:color="auto"/>
        </w:pBdr>
        <w:rPr>
          <w:lang w:val="en-US"/>
        </w:rPr>
      </w:pPr>
    </w:p>
    <w:p w14:paraId="255CB17C" w14:textId="7011A0E9" w:rsidR="004D635E" w:rsidRDefault="004D635E" w:rsidP="00D15B7F">
      <w:pPr>
        <w:rPr>
          <w:lang w:val="en-US"/>
        </w:rPr>
      </w:pPr>
    </w:p>
    <w:p w14:paraId="6F56F3B1" w14:textId="54C76A2A" w:rsidR="004D635E" w:rsidRDefault="00701A0D" w:rsidP="00D15B7F">
      <w:pPr>
        <w:rPr>
          <w:lang w:val="en-US"/>
        </w:rPr>
      </w:pPr>
      <w:r w:rsidRPr="00701A0D">
        <w:rPr>
          <w:b/>
          <w:u w:val="single"/>
          <w:lang w:val="en-US"/>
        </w:rPr>
        <w:t>Notes</w:t>
      </w:r>
      <w:r>
        <w:rPr>
          <w:lang w:val="en-US"/>
        </w:rPr>
        <w:t>:</w:t>
      </w:r>
    </w:p>
    <w:p w14:paraId="0140BD48" w14:textId="2BAA157A" w:rsidR="00701A0D" w:rsidRDefault="00701A0D" w:rsidP="00D15B7F">
      <w:pPr>
        <w:rPr>
          <w:lang w:val="en-US"/>
        </w:rPr>
      </w:pPr>
    </w:p>
    <w:p w14:paraId="14D3CE9D" w14:textId="77777777" w:rsidR="00701A0D" w:rsidRDefault="00701A0D" w:rsidP="00D15B7F">
      <w:pPr>
        <w:rPr>
          <w:lang w:val="en-US"/>
        </w:rPr>
      </w:pPr>
      <w:r>
        <w:rPr>
          <w:lang w:val="en-US"/>
        </w:rPr>
        <w:t>FTA-SG1:</w:t>
      </w:r>
    </w:p>
    <w:p w14:paraId="425F6DBD" w14:textId="77777777" w:rsidR="00701A0D" w:rsidRPr="00701A0D" w:rsidRDefault="00701A0D" w:rsidP="00D15B7F">
      <w:pPr>
        <w:rPr>
          <w:lang w:val="en-US"/>
        </w:rPr>
      </w:pPr>
    </w:p>
    <w:p w14:paraId="6201B995" w14:textId="77777777" w:rsidR="00701A0D" w:rsidRDefault="00701A0D" w:rsidP="00D15B7F">
      <w:pPr>
        <w:rPr>
          <w:lang w:val="en-US"/>
        </w:rPr>
      </w:pPr>
    </w:p>
    <w:p w14:paraId="773985BB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 – SG2:</w:t>
      </w:r>
    </w:p>
    <w:p w14:paraId="74CC59C1" w14:textId="77777777" w:rsidR="00701A0D" w:rsidRPr="008A1351" w:rsidRDefault="00701A0D" w:rsidP="00D15B7F">
      <w:pPr>
        <w:pStyle w:val="Listenabsatz"/>
        <w:numPr>
          <w:ilvl w:val="0"/>
          <w:numId w:val="14"/>
        </w:numPr>
        <w:rPr>
          <w:lang w:val="en-US"/>
        </w:rPr>
      </w:pPr>
      <w:proofErr w:type="spellStart"/>
      <w:r w:rsidRPr="008A1351">
        <w:rPr>
          <w:lang w:val="en-US"/>
        </w:rPr>
        <w:t>ImageAcquisition</w:t>
      </w:r>
      <w:proofErr w:type="spellEnd"/>
    </w:p>
    <w:p w14:paraId="5E9C4702" w14:textId="77777777" w:rsidR="00701A0D" w:rsidRPr="00C20D4A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proofErr w:type="spellStart"/>
      <w:r w:rsidRPr="00C20D4A">
        <w:rPr>
          <w:highlight w:val="green"/>
          <w:lang w:val="en-US"/>
        </w:rPr>
        <w:t>ImageAcquisition</w:t>
      </w:r>
      <w:proofErr w:type="spellEnd"/>
      <w:r w:rsidRPr="00C20D4A">
        <w:rPr>
          <w:highlight w:val="green"/>
          <w:lang w:val="en-US"/>
        </w:rPr>
        <w:t xml:space="preserve"> shall ensure that image is stored in the right buffer position</w:t>
      </w:r>
    </w:p>
    <w:p w14:paraId="2C5D0858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proofErr w:type="gramStart"/>
      <w:r w:rsidRPr="00C20D4A">
        <w:rPr>
          <w:highlight w:val="green"/>
          <w:lang w:val="en-US"/>
        </w:rPr>
        <w:t>the</w:t>
      </w:r>
      <w:proofErr w:type="gramEnd"/>
      <w:r w:rsidRPr="00C20D4A">
        <w:rPr>
          <w:highlight w:val="green"/>
          <w:lang w:val="en-US"/>
        </w:rPr>
        <w:t xml:space="preserve"> </w:t>
      </w:r>
      <w:proofErr w:type="spellStart"/>
      <w:r w:rsidRPr="00C20D4A">
        <w:rPr>
          <w:highlight w:val="green"/>
          <w:lang w:val="en-US"/>
        </w:rPr>
        <w:t>ImageAcquisition</w:t>
      </w:r>
      <w:proofErr w:type="spellEnd"/>
      <w:r w:rsidRPr="00C20D4A">
        <w:rPr>
          <w:highlight w:val="green"/>
          <w:lang w:val="en-US"/>
        </w:rPr>
        <w:t xml:space="preserve"> (the indicator function) shall ensure that the same image can be dispatched N (TBD) times at maximum.</w:t>
      </w:r>
    </w:p>
    <w:p w14:paraId="0815F209" w14:textId="77777777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proofErr w:type="gramStart"/>
      <w:r w:rsidRPr="008714B9">
        <w:rPr>
          <w:highlight w:val="green"/>
          <w:lang w:val="en-US"/>
        </w:rPr>
        <w:t>the</w:t>
      </w:r>
      <w:proofErr w:type="gramEnd"/>
      <w:r w:rsidRPr="008714B9">
        <w:rPr>
          <w:highlight w:val="green"/>
          <w:lang w:val="en-US"/>
        </w:rPr>
        <w:t xml:space="preserve"> </w:t>
      </w:r>
      <w:proofErr w:type="spellStart"/>
      <w:r w:rsidRPr="008714B9">
        <w:rPr>
          <w:highlight w:val="green"/>
          <w:lang w:val="en-US"/>
        </w:rPr>
        <w:t>ImageAcquisition</w:t>
      </w:r>
      <w:proofErr w:type="spellEnd"/>
      <w:r w:rsidRPr="008714B9">
        <w:rPr>
          <w:highlight w:val="green"/>
          <w:lang w:val="en-US"/>
        </w:rPr>
        <w:t xml:space="preserve"> (the provision function) shall ensure that the same image can be dispatched N (TBD) times at maximum.</w:t>
      </w:r>
    </w:p>
    <w:p w14:paraId="4CF3037C" w14:textId="77777777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 xml:space="preserve">the </w:t>
      </w:r>
      <w:proofErr w:type="spellStart"/>
      <w:r w:rsidRPr="008714B9">
        <w:rPr>
          <w:highlight w:val="green"/>
          <w:lang w:val="en-US"/>
        </w:rPr>
        <w:t>ImageAcquisition</w:t>
      </w:r>
      <w:proofErr w:type="spellEnd"/>
      <w:r w:rsidRPr="008714B9">
        <w:rPr>
          <w:highlight w:val="green"/>
          <w:lang w:val="en-US"/>
        </w:rPr>
        <w:t xml:space="preserve"> (reception function) shall ensure that the sequence of incoming frames is preserved</w:t>
      </w:r>
    </w:p>
    <w:p w14:paraId="21D97913" w14:textId="26AE7C9B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48" w:author="Rekas, Miroslaw" w:date="2025-09-16T15:27:00Z">
        <w:r w:rsidRPr="008714B9" w:rsidDel="00873C5E">
          <w:rPr>
            <w:highlight w:val="green"/>
            <w:lang w:val="en-US"/>
          </w:rPr>
          <w:delText xml:space="preserve">fault free </w:delText>
        </w:r>
      </w:del>
      <w:ins w:id="4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8714B9">
        <w:rPr>
          <w:highlight w:val="green"/>
          <w:lang w:val="en-US"/>
        </w:rPr>
        <w:t>(no sequence corruption/falsification) reception shall be ensured</w:t>
      </w:r>
    </w:p>
    <w:p w14:paraId="2F069D41" w14:textId="048C332F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50" w:author="Rekas, Miroslaw" w:date="2025-09-16T15:27:00Z">
        <w:r w:rsidRPr="008714B9" w:rsidDel="00873C5E">
          <w:rPr>
            <w:highlight w:val="green"/>
            <w:lang w:val="en-US"/>
          </w:rPr>
          <w:delText xml:space="preserve">fault free </w:delText>
        </w:r>
      </w:del>
      <w:ins w:id="51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8714B9">
        <w:rPr>
          <w:highlight w:val="green"/>
          <w:lang w:val="en-US"/>
        </w:rPr>
        <w:t xml:space="preserve">reception of </w:t>
      </w:r>
      <w:proofErr w:type="spellStart"/>
      <w:r w:rsidRPr="008714B9">
        <w:rPr>
          <w:highlight w:val="green"/>
          <w:lang w:val="en-US"/>
        </w:rPr>
        <w:t>RAWVideoStream</w:t>
      </w:r>
      <w:proofErr w:type="spellEnd"/>
      <w:r w:rsidRPr="008714B9">
        <w:rPr>
          <w:highlight w:val="green"/>
          <w:lang w:val="en-US"/>
        </w:rPr>
        <w:t xml:space="preserve"> shall be ensured</w:t>
      </w:r>
    </w:p>
    <w:p w14:paraId="2BCB87CD" w14:textId="01C9B20D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52" w:author="Rekas, Miroslaw" w:date="2025-09-16T15:27:00Z">
        <w:r w:rsidRPr="0034700C" w:rsidDel="00873C5E">
          <w:rPr>
            <w:highlight w:val="green"/>
            <w:lang w:val="en-US"/>
          </w:rPr>
          <w:lastRenderedPageBreak/>
          <w:delText xml:space="preserve">fault free </w:delText>
        </w:r>
      </w:del>
      <w:ins w:id="53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34700C">
        <w:rPr>
          <w:highlight w:val="green"/>
          <w:lang w:val="en-US"/>
        </w:rPr>
        <w:t>(frozen image) reception of '</w:t>
      </w:r>
      <w:proofErr w:type="spellStart"/>
      <w:r w:rsidRPr="0034700C">
        <w:rPr>
          <w:highlight w:val="green"/>
          <w:lang w:val="en-US"/>
        </w:rPr>
        <w:t>tmpDataImage</w:t>
      </w:r>
      <w:proofErr w:type="spellEnd"/>
      <w:r w:rsidRPr="0034700C">
        <w:rPr>
          <w:highlight w:val="green"/>
          <w:lang w:val="en-US"/>
        </w:rPr>
        <w:t>' in 'temporary storage of RAW Data' shall be ensured</w:t>
      </w:r>
    </w:p>
    <w:p w14:paraId="3A259E5D" w14:textId="77777777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(integrity loss (frozen image) of '</w:t>
      </w:r>
      <w:proofErr w:type="spellStart"/>
      <w:r w:rsidRPr="0034700C">
        <w:rPr>
          <w:highlight w:val="green"/>
          <w:lang w:val="en-US"/>
        </w:rPr>
        <w:t>RAWStreamConfiguration</w:t>
      </w:r>
      <w:proofErr w:type="spellEnd"/>
      <w:r w:rsidRPr="0034700C">
        <w:rPr>
          <w:highlight w:val="green"/>
          <w:lang w:val="en-US"/>
        </w:rPr>
        <w:t>') free '</w:t>
      </w:r>
      <w:proofErr w:type="spellStart"/>
      <w:r w:rsidRPr="0034700C">
        <w:rPr>
          <w:highlight w:val="green"/>
          <w:lang w:val="en-US"/>
        </w:rPr>
        <w:t>configureRAWStream</w:t>
      </w:r>
      <w:proofErr w:type="spellEnd"/>
      <w:r w:rsidRPr="0034700C">
        <w:rPr>
          <w:highlight w:val="green"/>
          <w:lang w:val="en-US"/>
        </w:rPr>
        <w:t>' (function) shall be ensured</w:t>
      </w:r>
    </w:p>
    <w:p w14:paraId="503915EC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reception of '</w:t>
      </w:r>
      <w:proofErr w:type="spellStart"/>
      <w:r w:rsidRPr="0034700C">
        <w:rPr>
          <w:highlight w:val="green"/>
          <w:lang w:val="en-US"/>
        </w:rPr>
        <w:t>RAWStreamConfiguration</w:t>
      </w:r>
      <w:proofErr w:type="spellEnd"/>
      <w:r w:rsidRPr="0034700C">
        <w:rPr>
          <w:highlight w:val="green"/>
          <w:lang w:val="en-US"/>
        </w:rPr>
        <w:t>' in '</w:t>
      </w:r>
      <w:proofErr w:type="spellStart"/>
      <w:r w:rsidRPr="0034700C">
        <w:rPr>
          <w:highlight w:val="green"/>
          <w:lang w:val="en-US"/>
        </w:rPr>
        <w:t>configureRAWStream</w:t>
      </w:r>
      <w:proofErr w:type="spellEnd"/>
      <w:r w:rsidRPr="0034700C">
        <w:rPr>
          <w:highlight w:val="green"/>
          <w:lang w:val="en-US"/>
        </w:rPr>
        <w:t>' function shall be ensured</w:t>
      </w:r>
    </w:p>
    <w:p w14:paraId="390AEB28" w14:textId="77777777" w:rsidR="00701A0D" w:rsidRDefault="00701A0D" w:rsidP="00D15B7F">
      <w:pPr>
        <w:pStyle w:val="Listenabsatz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ImagePocessing</w:t>
      </w:r>
      <w:proofErr w:type="spellEnd"/>
    </w:p>
    <w:p w14:paraId="72EC3100" w14:textId="3AC2FB5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54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55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 xml:space="preserve">reception of </w:t>
      </w:r>
      <w:proofErr w:type="spellStart"/>
      <w:r w:rsidRPr="00F85B28">
        <w:rPr>
          <w:highlight w:val="green"/>
          <w:lang w:val="en-US"/>
        </w:rPr>
        <w:t>newImageIndicator</w:t>
      </w:r>
      <w:proofErr w:type="spellEnd"/>
      <w:r w:rsidRPr="00F85B28">
        <w:rPr>
          <w:highlight w:val="green"/>
          <w:lang w:val="en-US"/>
        </w:rPr>
        <w:t xml:space="preserve"> shall be ensured</w:t>
      </w:r>
    </w:p>
    <w:p w14:paraId="6A20B42D" w14:textId="241C6DED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56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57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>reception of the RAW image shall be ensured</w:t>
      </w:r>
    </w:p>
    <w:p w14:paraId="03AD00D6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 xml:space="preserve">the </w:t>
      </w:r>
      <w:proofErr w:type="spellStart"/>
      <w:r w:rsidRPr="00F85B28">
        <w:rPr>
          <w:highlight w:val="green"/>
          <w:lang w:val="en-US"/>
        </w:rPr>
        <w:t>ImageAcquisition</w:t>
      </w:r>
      <w:proofErr w:type="spellEnd"/>
      <w:r w:rsidRPr="00F85B28">
        <w:rPr>
          <w:highlight w:val="green"/>
          <w:lang w:val="en-US"/>
        </w:rPr>
        <w:t xml:space="preserve"> (frame reception managing) shall be able to detect the SOW1-SafeState request and generate appropriate internal signal</w:t>
      </w:r>
    </w:p>
    <w:p w14:paraId="1F05C718" w14:textId="5307CA9C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58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5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>reception of 'Target Resolution Image' shall be ensured</w:t>
      </w:r>
    </w:p>
    <w:p w14:paraId="3BB3A3C8" w14:textId="7FC05846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60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61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>(no sequence corruption/falsification) image processing shall be ensured</w:t>
      </w:r>
    </w:p>
    <w:p w14:paraId="759F151B" w14:textId="674C8D2E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62" w:author="Rekas, Miroslaw" w:date="2025-09-16T15:27:00Z">
        <w:r w:rsidRPr="0034700C" w:rsidDel="00873C5E">
          <w:rPr>
            <w:highlight w:val="green"/>
            <w:lang w:val="en-US"/>
          </w:rPr>
          <w:delText xml:space="preserve">fault free </w:delText>
        </w:r>
      </w:del>
      <w:ins w:id="63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34700C">
        <w:rPr>
          <w:highlight w:val="green"/>
          <w:lang w:val="en-US"/>
        </w:rPr>
        <w:t>(no sequence corruption/falsification) image scaling shall be ensured</w:t>
      </w:r>
    </w:p>
    <w:p w14:paraId="72F9AAC3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</w:t>
      </w:r>
      <w:proofErr w:type="spellStart"/>
      <w:r w:rsidRPr="00544478">
        <w:rPr>
          <w:highlight w:val="green"/>
          <w:lang w:val="en-US"/>
        </w:rPr>
        <w:t>RAWDataImage</w:t>
      </w:r>
      <w:proofErr w:type="spellEnd"/>
      <w:r w:rsidRPr="00544478">
        <w:rPr>
          <w:highlight w:val="green"/>
          <w:lang w:val="en-US"/>
        </w:rPr>
        <w:t>' in '</w:t>
      </w:r>
      <w:proofErr w:type="spellStart"/>
      <w:r w:rsidRPr="00544478">
        <w:rPr>
          <w:highlight w:val="green"/>
          <w:lang w:val="en-US"/>
        </w:rPr>
        <w:t>provideImageMetaData</w:t>
      </w:r>
      <w:proofErr w:type="spellEnd"/>
      <w:r w:rsidRPr="00544478">
        <w:rPr>
          <w:highlight w:val="green"/>
          <w:lang w:val="en-US"/>
        </w:rPr>
        <w:t>' function shall be ensured</w:t>
      </w:r>
    </w:p>
    <w:p w14:paraId="6F18E1B7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'</w:t>
      </w:r>
      <w:proofErr w:type="spellStart"/>
      <w:r w:rsidRPr="00544478">
        <w:rPr>
          <w:highlight w:val="green"/>
          <w:lang w:val="en-US"/>
        </w:rPr>
        <w:t>provideImageMetaData</w:t>
      </w:r>
      <w:proofErr w:type="spellEnd"/>
      <w:r w:rsidRPr="00544478">
        <w:rPr>
          <w:highlight w:val="green"/>
          <w:lang w:val="en-US"/>
        </w:rPr>
        <w:t>' (function) shall be ensured</w:t>
      </w:r>
    </w:p>
    <w:p w14:paraId="28981275" w14:textId="77777777" w:rsidR="00701A0D" w:rsidRDefault="00701A0D" w:rsidP="00D15B7F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proofErr w:type="spellStart"/>
      <w:r>
        <w:rPr>
          <w:highlight w:val="green"/>
          <w:lang w:val="en-US"/>
        </w:rPr>
        <w:t>ImageOutput</w:t>
      </w:r>
      <w:proofErr w:type="spellEnd"/>
    </w:p>
    <w:p w14:paraId="6D08D869" w14:textId="36A3951F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64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65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>reception of 'Encoded Image' shall be ensured</w:t>
      </w:r>
    </w:p>
    <w:p w14:paraId="0763200C" w14:textId="5EBFA23D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66" w:author="Rekas, Miroslaw" w:date="2025-09-16T15:27:00Z">
        <w:r w:rsidRPr="00F85B28" w:rsidDel="00873C5E">
          <w:rPr>
            <w:highlight w:val="green"/>
            <w:lang w:val="en-US"/>
          </w:rPr>
          <w:delText xml:space="preserve">fault free </w:delText>
        </w:r>
      </w:del>
      <w:ins w:id="67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85B28">
        <w:rPr>
          <w:highlight w:val="green"/>
          <w:lang w:val="en-US"/>
        </w:rPr>
        <w:t>reception of  'Full Resolution Processed Image' shall be ensured</w:t>
      </w:r>
    </w:p>
    <w:p w14:paraId="00D10F0E" w14:textId="66D52057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68" w:author="Rekas, Miroslaw" w:date="2025-09-16T15:27:00Z">
        <w:r w:rsidRPr="0034700C" w:rsidDel="00873C5E">
          <w:rPr>
            <w:highlight w:val="green"/>
            <w:lang w:val="en-US"/>
          </w:rPr>
          <w:delText xml:space="preserve">fault free </w:delText>
        </w:r>
      </w:del>
      <w:ins w:id="6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34700C">
        <w:rPr>
          <w:highlight w:val="green"/>
          <w:lang w:val="en-US"/>
        </w:rPr>
        <w:t>(no sequence corruption/falsification) image encoding shall be ensured</w:t>
      </w:r>
    </w:p>
    <w:p w14:paraId="6F3B4361" w14:textId="424CF12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del w:id="70" w:author="Rekas, Miroslaw" w:date="2025-09-16T15:27:00Z">
        <w:r w:rsidRPr="0034700C" w:rsidDel="00873C5E">
          <w:rPr>
            <w:highlight w:val="green"/>
            <w:lang w:val="en-US"/>
          </w:rPr>
          <w:delText xml:space="preserve">fault free </w:delText>
        </w:r>
      </w:del>
      <w:ins w:id="71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34700C">
        <w:rPr>
          <w:highlight w:val="green"/>
          <w:lang w:val="en-US"/>
        </w:rPr>
        <w:t>(no sequence corruption/falsification) image dispatching shall be ensured</w:t>
      </w:r>
    </w:p>
    <w:p w14:paraId="4F94E264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invocation of 'disable stream' function shall be ensured</w:t>
      </w:r>
    </w:p>
    <w:p w14:paraId="1DBDE8FA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</w:t>
      </w:r>
      <w:proofErr w:type="spellStart"/>
      <w:r w:rsidRPr="00B214C9">
        <w:rPr>
          <w:highlight w:val="green"/>
          <w:lang w:val="en-US"/>
        </w:rPr>
        <w:t>disableStream</w:t>
      </w:r>
      <w:proofErr w:type="spellEnd"/>
      <w:r w:rsidRPr="00B214C9">
        <w:rPr>
          <w:highlight w:val="green"/>
          <w:lang w:val="en-US"/>
        </w:rPr>
        <w:t>' shall be ensured</w:t>
      </w:r>
    </w:p>
    <w:p w14:paraId="199F7FB6" w14:textId="77777777" w:rsidR="00701A0D" w:rsidRPr="0034700C" w:rsidRDefault="00701A0D" w:rsidP="00D15B7F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proofErr w:type="spellStart"/>
      <w:r>
        <w:rPr>
          <w:highlight w:val="green"/>
          <w:lang w:val="en-US"/>
        </w:rPr>
        <w:t>VideoStreamManager</w:t>
      </w:r>
      <w:proofErr w:type="spellEnd"/>
    </w:p>
    <w:p w14:paraId="16F32822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reception of '</w:t>
      </w:r>
      <w:proofErr w:type="spellStart"/>
      <w:r w:rsidRPr="0034700C">
        <w:rPr>
          <w:highlight w:val="green"/>
          <w:lang w:val="en-US"/>
        </w:rPr>
        <w:t>RAWDataImage</w:t>
      </w:r>
      <w:proofErr w:type="spellEnd"/>
      <w:r w:rsidRPr="0034700C">
        <w:rPr>
          <w:highlight w:val="green"/>
          <w:lang w:val="en-US"/>
        </w:rPr>
        <w:t>' to '</w:t>
      </w:r>
      <w:proofErr w:type="spellStart"/>
      <w:r w:rsidRPr="0034700C">
        <w:rPr>
          <w:highlight w:val="green"/>
          <w:lang w:val="en-US"/>
        </w:rPr>
        <w:t>provison</w:t>
      </w:r>
      <w:proofErr w:type="spellEnd"/>
      <w:r w:rsidRPr="0034700C">
        <w:rPr>
          <w:highlight w:val="green"/>
          <w:lang w:val="en-US"/>
        </w:rPr>
        <w:t xml:space="preserve"> of RAW Data' shall be ensured</w:t>
      </w:r>
    </w:p>
    <w:p w14:paraId="095770FA" w14:textId="22C85FB3" w:rsidR="00701A0D" w:rsidRPr="00B214C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</w:t>
      </w:r>
      <w:proofErr w:type="spellStart"/>
      <w:r w:rsidRPr="00B214C9">
        <w:rPr>
          <w:highlight w:val="green"/>
          <w:lang w:val="en-US"/>
        </w:rPr>
        <w:t>receive</w:t>
      </w:r>
      <w:del w:id="72" w:author="Rekas, Miroslaw" w:date="2025-09-15T11:11:00Z">
        <w:r w:rsidRPr="00B214C9" w:rsidDel="007F669F">
          <w:rPr>
            <w:highlight w:val="green"/>
            <w:lang w:val="en-US"/>
          </w:rPr>
          <w:delText>DiagnosticsInformation</w:delText>
        </w:r>
      </w:del>
      <w:ins w:id="73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B214C9">
        <w:rPr>
          <w:highlight w:val="green"/>
          <w:lang w:val="en-US"/>
        </w:rPr>
        <w:t>' shall be ensured</w:t>
      </w:r>
    </w:p>
    <w:p w14:paraId="7A95EB60" w14:textId="7A13CF23" w:rsidR="00701A0D" w:rsidRPr="00B214C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reception of '</w:t>
      </w:r>
      <w:del w:id="74" w:author="Rekas, Miroslaw" w:date="2025-09-15T11:11:00Z">
        <w:r w:rsidRPr="00B214C9" w:rsidDel="007F669F">
          <w:rPr>
            <w:highlight w:val="green"/>
            <w:lang w:val="en-US"/>
          </w:rPr>
          <w:delText>DiagnosticsInformation</w:delText>
        </w:r>
      </w:del>
      <w:ins w:id="75" w:author="Rekas, Miroslaw" w:date="2025-09-15T11:11:00Z">
        <w:r w:rsidR="007F669F">
          <w:rPr>
            <w:highlight w:val="green"/>
            <w:lang w:val="en-US"/>
          </w:rPr>
          <w:t>FS-</w:t>
        </w:r>
        <w:proofErr w:type="spellStart"/>
        <w:r w:rsidR="007F669F">
          <w:rPr>
            <w:highlight w:val="green"/>
            <w:lang w:val="en-US"/>
          </w:rPr>
          <w:t>DiagnosticsInformation</w:t>
        </w:r>
      </w:ins>
      <w:proofErr w:type="spellEnd"/>
      <w:r w:rsidRPr="00B214C9">
        <w:rPr>
          <w:highlight w:val="green"/>
          <w:lang w:val="en-US"/>
        </w:rPr>
        <w:t>' in '</w:t>
      </w:r>
      <w:proofErr w:type="spellStart"/>
      <w:r w:rsidRPr="00B214C9">
        <w:rPr>
          <w:highlight w:val="green"/>
          <w:lang w:val="en-US"/>
        </w:rPr>
        <w:t>receive</w:t>
      </w:r>
      <w:del w:id="76" w:author="Rekas, Miroslaw" w:date="2025-09-15T11:11:00Z">
        <w:r w:rsidRPr="00B214C9" w:rsidDel="007F669F">
          <w:rPr>
            <w:highlight w:val="green"/>
            <w:lang w:val="en-US"/>
          </w:rPr>
          <w:delText>DiagnosticsInformation</w:delText>
        </w:r>
      </w:del>
      <w:ins w:id="77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B214C9">
        <w:rPr>
          <w:highlight w:val="green"/>
          <w:lang w:val="en-US"/>
        </w:rPr>
        <w:t>' function shall be ensured</w:t>
      </w:r>
    </w:p>
    <w:p w14:paraId="6473C9CB" w14:textId="77777777" w:rsidR="00701A0D" w:rsidRPr="002D27E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function '</w:t>
      </w:r>
      <w:proofErr w:type="spellStart"/>
      <w:r w:rsidRPr="002D27E7">
        <w:rPr>
          <w:highlight w:val="green"/>
          <w:lang w:val="en-US"/>
        </w:rPr>
        <w:t>configureStream</w:t>
      </w:r>
      <w:proofErr w:type="spellEnd"/>
      <w:r w:rsidRPr="002D27E7">
        <w:rPr>
          <w:highlight w:val="green"/>
          <w:lang w:val="en-US"/>
        </w:rPr>
        <w:t>' shall be ensured</w:t>
      </w:r>
    </w:p>
    <w:p w14:paraId="49115DC4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r w:rsidRPr="002D27E7">
        <w:rPr>
          <w:highlight w:val="green"/>
          <w:lang w:val="en-US"/>
        </w:rPr>
        <w:t>fault (frozen image) free reception of '</w:t>
      </w:r>
      <w:proofErr w:type="spellStart"/>
      <w:r w:rsidRPr="002D27E7">
        <w:rPr>
          <w:highlight w:val="green"/>
          <w:lang w:val="en-US"/>
        </w:rPr>
        <w:t>VideoStreamConfiguration</w:t>
      </w:r>
      <w:proofErr w:type="spellEnd"/>
      <w:r w:rsidRPr="002D27E7">
        <w:rPr>
          <w:highlight w:val="green"/>
          <w:lang w:val="en-US"/>
        </w:rPr>
        <w:t>' in '</w:t>
      </w:r>
      <w:proofErr w:type="spellStart"/>
      <w:r w:rsidRPr="002D27E7">
        <w:rPr>
          <w:highlight w:val="green"/>
          <w:lang w:val="en-US"/>
        </w:rPr>
        <w:t>configureStream</w:t>
      </w:r>
      <w:proofErr w:type="spellEnd"/>
      <w:r w:rsidRPr="002D27E7">
        <w:rPr>
          <w:highlight w:val="green"/>
          <w:lang w:val="en-US"/>
        </w:rPr>
        <w:t>' function shall be ensured</w:t>
      </w:r>
    </w:p>
    <w:p w14:paraId="3A470D0F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reception of '</w:t>
      </w:r>
      <w:proofErr w:type="spellStart"/>
      <w:r w:rsidRPr="002D27E7">
        <w:rPr>
          <w:highlight w:val="green"/>
          <w:lang w:val="en-US"/>
        </w:rPr>
        <w:t>VideoConfiguration</w:t>
      </w:r>
      <w:proofErr w:type="spellEnd"/>
      <w:r w:rsidRPr="002D27E7">
        <w:rPr>
          <w:highlight w:val="green"/>
          <w:lang w:val="en-US"/>
        </w:rPr>
        <w:t>' in '</w:t>
      </w:r>
      <w:proofErr w:type="spellStart"/>
      <w:r w:rsidRPr="002D27E7">
        <w:rPr>
          <w:highlight w:val="green"/>
          <w:lang w:val="en-US"/>
        </w:rPr>
        <w:t>storeVideoStreamConfiguration</w:t>
      </w:r>
      <w:proofErr w:type="spellEnd"/>
      <w:r w:rsidRPr="002D27E7">
        <w:rPr>
          <w:highlight w:val="green"/>
          <w:lang w:val="en-US"/>
        </w:rPr>
        <w:t>' function shall be ensured</w:t>
      </w:r>
    </w:p>
    <w:p w14:paraId="52CCBEA8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</w:t>
      </w:r>
      <w:proofErr w:type="spellStart"/>
      <w:r w:rsidRPr="00544478">
        <w:rPr>
          <w:highlight w:val="green"/>
          <w:lang w:val="en-US"/>
        </w:rPr>
        <w:t>storeVideoStreamConfiguration</w:t>
      </w:r>
      <w:proofErr w:type="spellEnd"/>
      <w:r w:rsidRPr="00544478">
        <w:rPr>
          <w:highlight w:val="green"/>
          <w:lang w:val="en-US"/>
        </w:rPr>
        <w:t>' shall be ensured</w:t>
      </w:r>
    </w:p>
    <w:p w14:paraId="13BB1471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r w:rsidRPr="003E4522">
        <w:rPr>
          <w:highlight w:val="green"/>
          <w:lang w:val="en-US"/>
        </w:rPr>
        <w:t>fault (frozen image) free function '</w:t>
      </w:r>
      <w:proofErr w:type="spellStart"/>
      <w:r w:rsidRPr="003E4522">
        <w:rPr>
          <w:highlight w:val="green"/>
          <w:lang w:val="en-US"/>
        </w:rPr>
        <w:t>provideConfiguration</w:t>
      </w:r>
      <w:proofErr w:type="spellEnd"/>
      <w:r w:rsidRPr="003E4522">
        <w:rPr>
          <w:highlight w:val="green"/>
          <w:lang w:val="en-US"/>
        </w:rPr>
        <w:t>' shall be ensured</w:t>
      </w:r>
    </w:p>
    <w:p w14:paraId="0B0BEBA0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</w:t>
      </w:r>
      <w:proofErr w:type="spellStart"/>
      <w:r w:rsidRPr="00544478">
        <w:rPr>
          <w:highlight w:val="green"/>
          <w:lang w:val="en-US"/>
        </w:rPr>
        <w:t>acquireDiagnostics</w:t>
      </w:r>
      <w:proofErr w:type="spellEnd"/>
      <w:r w:rsidRPr="00544478">
        <w:rPr>
          <w:highlight w:val="green"/>
          <w:lang w:val="en-US"/>
        </w:rPr>
        <w:t>' shall be ensured</w:t>
      </w:r>
    </w:p>
    <w:p w14:paraId="635B11EB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</w:t>
      </w:r>
      <w:proofErr w:type="spellStart"/>
      <w:r w:rsidRPr="00544478">
        <w:rPr>
          <w:highlight w:val="green"/>
          <w:lang w:val="en-US"/>
        </w:rPr>
        <w:t>FunctionalSafetyDiagnostics</w:t>
      </w:r>
      <w:proofErr w:type="spellEnd"/>
      <w:r w:rsidRPr="00544478">
        <w:rPr>
          <w:highlight w:val="green"/>
          <w:lang w:val="en-US"/>
        </w:rPr>
        <w:t>' in '</w:t>
      </w:r>
      <w:proofErr w:type="spellStart"/>
      <w:r w:rsidRPr="00544478">
        <w:rPr>
          <w:highlight w:val="green"/>
          <w:lang w:val="en-US"/>
        </w:rPr>
        <w:t>acquireDiagnostics</w:t>
      </w:r>
      <w:proofErr w:type="spellEnd"/>
      <w:r w:rsidRPr="00544478">
        <w:rPr>
          <w:highlight w:val="green"/>
          <w:lang w:val="en-US"/>
        </w:rPr>
        <w:t>' function shall be ensured</w:t>
      </w:r>
    </w:p>
    <w:p w14:paraId="37CB5870" w14:textId="77777777" w:rsidR="00701A0D" w:rsidRPr="00C20D4A" w:rsidRDefault="00701A0D" w:rsidP="00D15B7F">
      <w:pPr>
        <w:rPr>
          <w:lang w:val="en-US"/>
        </w:rPr>
      </w:pPr>
    </w:p>
    <w:p w14:paraId="0F0C8207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 – SG3:</w:t>
      </w:r>
    </w:p>
    <w:p w14:paraId="6DE50900" w14:textId="77777777" w:rsidR="00701A0D" w:rsidRPr="00AB5375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lastRenderedPageBreak/>
        <w:t>ImageAcquisition</w:t>
      </w:r>
      <w:proofErr w:type="spellEnd"/>
    </w:p>
    <w:p w14:paraId="069749A0" w14:textId="6404311A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del w:id="78" w:author="Rekas, Miroslaw" w:date="2025-09-16T15:27:00Z">
        <w:r w:rsidRPr="00A411ED" w:rsidDel="00873C5E">
          <w:rPr>
            <w:highlight w:val="green"/>
            <w:lang w:val="en-US"/>
          </w:rPr>
          <w:delText xml:space="preserve">fault free </w:delText>
        </w:r>
      </w:del>
      <w:ins w:id="7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A411ED">
        <w:rPr>
          <w:highlight w:val="green"/>
          <w:lang w:val="en-US"/>
        </w:rPr>
        <w:t xml:space="preserve">reception of </w:t>
      </w:r>
      <w:proofErr w:type="spellStart"/>
      <w:r w:rsidRPr="00A411ED">
        <w:rPr>
          <w:highlight w:val="green"/>
          <w:lang w:val="en-US"/>
        </w:rPr>
        <w:t>RAWVideoStream</w:t>
      </w:r>
      <w:proofErr w:type="spellEnd"/>
      <w:r w:rsidRPr="00A411ED">
        <w:rPr>
          <w:highlight w:val="green"/>
          <w:lang w:val="en-US"/>
        </w:rPr>
        <w:t xml:space="preserve"> shall be ensured</w:t>
      </w:r>
    </w:p>
    <w:p w14:paraId="74F04614" w14:textId="77777777" w:rsidR="00701A0D" w:rsidRPr="00CD140F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0BD6DFE" w14:textId="77777777" w:rsidR="00701A0D" w:rsidRDefault="00701A0D" w:rsidP="00D15B7F">
      <w:pPr>
        <w:pStyle w:val="Listenabsatz"/>
        <w:numPr>
          <w:ilvl w:val="2"/>
          <w:numId w:val="7"/>
        </w:numPr>
        <w:rPr>
          <w:lang w:val="en-US"/>
        </w:rPr>
      </w:pPr>
    </w:p>
    <w:p w14:paraId="3E318583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 xml:space="preserve">SOW1 </w:t>
      </w:r>
      <w:proofErr w:type="spellStart"/>
      <w:r w:rsidRPr="00A411ED">
        <w:rPr>
          <w:highlight w:val="green"/>
          <w:lang w:val="en-US"/>
        </w:rPr>
        <w:t>raleted</w:t>
      </w:r>
      <w:proofErr w:type="spellEnd"/>
      <w:r w:rsidRPr="00A411ED">
        <w:rPr>
          <w:highlight w:val="green"/>
          <w:lang w:val="en-US"/>
        </w:rPr>
        <w:t xml:space="preserve"> contrast-brightness parameter integrity shall be ensured</w:t>
      </w:r>
    </w:p>
    <w:p w14:paraId="0CDBBD12" w14:textId="77777777" w:rsidR="00701A0D" w:rsidRPr="00F54492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64F12425" w14:textId="1D998031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del w:id="80" w:author="Rekas, Miroslaw" w:date="2025-09-16T15:27:00Z">
        <w:r w:rsidRPr="00D74E61" w:rsidDel="00873C5E">
          <w:rPr>
            <w:highlight w:val="green"/>
            <w:lang w:val="en-US"/>
          </w:rPr>
          <w:delText xml:space="preserve">fault free </w:delText>
        </w:r>
      </w:del>
      <w:ins w:id="81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D74E61">
        <w:rPr>
          <w:highlight w:val="green"/>
          <w:lang w:val="en-US"/>
        </w:rPr>
        <w:t>reception (functionality) of RAW Stream via Input Interface shall be ensured</w:t>
      </w:r>
    </w:p>
    <w:p w14:paraId="120479A8" w14:textId="7C68B010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del w:id="82" w:author="Rekas, Miroslaw" w:date="2025-09-16T15:27:00Z">
        <w:r w:rsidRPr="00D74E61" w:rsidDel="00873C5E">
          <w:rPr>
            <w:highlight w:val="green"/>
            <w:lang w:val="en-US"/>
          </w:rPr>
          <w:delText xml:space="preserve">fault free </w:delText>
        </w:r>
      </w:del>
      <w:ins w:id="83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D74E61">
        <w:rPr>
          <w:highlight w:val="green"/>
          <w:lang w:val="en-US"/>
        </w:rPr>
        <w:t>(contrast-brightness) reception of '</w:t>
      </w:r>
      <w:proofErr w:type="spellStart"/>
      <w:r w:rsidRPr="00D74E61">
        <w:rPr>
          <w:highlight w:val="green"/>
          <w:lang w:val="en-US"/>
        </w:rPr>
        <w:t>tmpDataImage</w:t>
      </w:r>
      <w:proofErr w:type="spellEnd"/>
      <w:r w:rsidRPr="00D74E61">
        <w:rPr>
          <w:highlight w:val="green"/>
          <w:lang w:val="en-US"/>
        </w:rPr>
        <w:t>' in 'temporary storage of RAW Data' shall be ensured</w:t>
      </w:r>
    </w:p>
    <w:p w14:paraId="50BBF02E" w14:textId="77777777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(contrast-brightness) free storage of '</w:t>
      </w:r>
      <w:proofErr w:type="spellStart"/>
      <w:r w:rsidRPr="00D74E61">
        <w:rPr>
          <w:highlight w:val="green"/>
          <w:lang w:val="en-US"/>
        </w:rPr>
        <w:t>tmpDataImage</w:t>
      </w:r>
      <w:proofErr w:type="spellEnd"/>
      <w:r w:rsidRPr="00D74E61">
        <w:rPr>
          <w:highlight w:val="green"/>
          <w:lang w:val="en-US"/>
        </w:rPr>
        <w:t>' shall be ensured</w:t>
      </w:r>
    </w:p>
    <w:p w14:paraId="54F9FFDC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</w:t>
      </w:r>
      <w:proofErr w:type="spellStart"/>
      <w:r w:rsidRPr="00685347">
        <w:rPr>
          <w:highlight w:val="green"/>
          <w:lang w:val="en-US"/>
        </w:rPr>
        <w:t>RAWDataImage</w:t>
      </w:r>
      <w:proofErr w:type="spellEnd"/>
      <w:r w:rsidRPr="00685347">
        <w:rPr>
          <w:highlight w:val="green"/>
          <w:lang w:val="en-US"/>
        </w:rPr>
        <w:t>' to '</w:t>
      </w:r>
      <w:proofErr w:type="spellStart"/>
      <w:r w:rsidRPr="00685347">
        <w:rPr>
          <w:highlight w:val="green"/>
          <w:lang w:val="en-US"/>
        </w:rPr>
        <w:t>provison</w:t>
      </w:r>
      <w:proofErr w:type="spellEnd"/>
      <w:r w:rsidRPr="00685347">
        <w:rPr>
          <w:highlight w:val="green"/>
          <w:lang w:val="en-US"/>
        </w:rPr>
        <w:t xml:space="preserve"> of RAW Data' shall be ensured</w:t>
      </w:r>
    </w:p>
    <w:p w14:paraId="15D96B06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'provision of RAW  Data Image' (function) shall be ensured</w:t>
      </w:r>
    </w:p>
    <w:p w14:paraId="50EB7F53" w14:textId="77777777" w:rsidR="00701A0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</w:t>
      </w:r>
      <w:proofErr w:type="spellStart"/>
      <w:r w:rsidRPr="00685347">
        <w:rPr>
          <w:highlight w:val="green"/>
          <w:lang w:val="en-US"/>
        </w:rPr>
        <w:t>RAWStreamConfiguration</w:t>
      </w:r>
      <w:proofErr w:type="spellEnd"/>
      <w:r w:rsidRPr="00685347">
        <w:rPr>
          <w:highlight w:val="green"/>
          <w:lang w:val="en-US"/>
        </w:rPr>
        <w:t>' in '</w:t>
      </w:r>
      <w:proofErr w:type="spellStart"/>
      <w:r w:rsidRPr="00685347">
        <w:rPr>
          <w:highlight w:val="green"/>
          <w:lang w:val="en-US"/>
        </w:rPr>
        <w:t>configureRAWStream</w:t>
      </w:r>
      <w:proofErr w:type="spellEnd"/>
      <w:r w:rsidRPr="00685347">
        <w:rPr>
          <w:highlight w:val="green"/>
          <w:lang w:val="en-US"/>
        </w:rPr>
        <w:t>' function shall be ensured</w:t>
      </w:r>
    </w:p>
    <w:p w14:paraId="75806B31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(integrity loss (contrast-brightness) of '</w:t>
      </w:r>
      <w:proofErr w:type="spellStart"/>
      <w:r w:rsidRPr="00685347">
        <w:rPr>
          <w:highlight w:val="green"/>
          <w:lang w:val="en-US"/>
        </w:rPr>
        <w:t>RAWStreamConfiguration</w:t>
      </w:r>
      <w:proofErr w:type="spellEnd"/>
      <w:r w:rsidRPr="00685347">
        <w:rPr>
          <w:highlight w:val="green"/>
          <w:lang w:val="en-US"/>
        </w:rPr>
        <w:t>') free '</w:t>
      </w:r>
      <w:proofErr w:type="spellStart"/>
      <w:r w:rsidRPr="00685347">
        <w:rPr>
          <w:highlight w:val="green"/>
          <w:lang w:val="en-US"/>
        </w:rPr>
        <w:t>configureRAWStream</w:t>
      </w:r>
      <w:proofErr w:type="spellEnd"/>
      <w:r w:rsidRPr="00685347">
        <w:rPr>
          <w:highlight w:val="green"/>
          <w:lang w:val="en-US"/>
        </w:rPr>
        <w:t>' (function) shall be ensured</w:t>
      </w:r>
    </w:p>
    <w:p w14:paraId="5A9D210C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ImageProcessing</w:t>
      </w:r>
      <w:proofErr w:type="spellEnd"/>
    </w:p>
    <w:p w14:paraId="5909B914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faulty (contrast-brightness) free reception of '</w:t>
      </w:r>
      <w:proofErr w:type="spellStart"/>
      <w:r w:rsidRPr="00685347">
        <w:rPr>
          <w:highlight w:val="green"/>
          <w:lang w:val="en-US"/>
        </w:rPr>
        <w:t>rawImage</w:t>
      </w:r>
      <w:proofErr w:type="spellEnd"/>
      <w:r w:rsidRPr="00685347">
        <w:rPr>
          <w:highlight w:val="green"/>
          <w:lang w:val="en-US"/>
        </w:rPr>
        <w:t>' in 'receive RAW image' shall be ensured</w:t>
      </w:r>
    </w:p>
    <w:p w14:paraId="650E076F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(contrast-brightness) free reception of 'raw image' (function) shall be ensured</w:t>
      </w:r>
    </w:p>
    <w:p w14:paraId="66401EFD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 (contrast-brightness) free reception of  '</w:t>
      </w:r>
      <w:proofErr w:type="spellStart"/>
      <w:r w:rsidRPr="00685347">
        <w:rPr>
          <w:highlight w:val="green"/>
          <w:lang w:val="en-US"/>
        </w:rPr>
        <w:t>RAWImage</w:t>
      </w:r>
      <w:proofErr w:type="spellEnd"/>
      <w:r w:rsidRPr="00685347">
        <w:rPr>
          <w:highlight w:val="green"/>
          <w:lang w:val="en-US"/>
        </w:rPr>
        <w:t>' in '</w:t>
      </w:r>
      <w:proofErr w:type="spellStart"/>
      <w:r w:rsidRPr="00685347">
        <w:rPr>
          <w:highlight w:val="green"/>
          <w:lang w:val="en-US"/>
        </w:rPr>
        <w:t>processImage</w:t>
      </w:r>
      <w:proofErr w:type="spellEnd"/>
      <w:r w:rsidRPr="00685347">
        <w:rPr>
          <w:highlight w:val="green"/>
          <w:lang w:val="en-US"/>
        </w:rPr>
        <w:t>'</w:t>
      </w:r>
    </w:p>
    <w:p w14:paraId="44F1BECE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r w:rsidRPr="00F57863">
        <w:rPr>
          <w:strike/>
          <w:highlight w:val="green"/>
          <w:lang w:val="en-US"/>
        </w:rPr>
        <w:t>faulty (contrast-brightness) free reception of  '</w:t>
      </w:r>
      <w:proofErr w:type="spellStart"/>
      <w:r w:rsidRPr="00F57863">
        <w:rPr>
          <w:strike/>
          <w:highlight w:val="green"/>
          <w:lang w:val="en-US"/>
        </w:rPr>
        <w:t>VideoConfiguration</w:t>
      </w:r>
      <w:proofErr w:type="spellEnd"/>
      <w:r w:rsidRPr="00F57863">
        <w:rPr>
          <w:strike/>
          <w:highlight w:val="green"/>
          <w:lang w:val="en-US"/>
        </w:rPr>
        <w:t xml:space="preserve">' in </w:t>
      </w:r>
      <w:proofErr w:type="spellStart"/>
      <w:r w:rsidRPr="00F57863">
        <w:rPr>
          <w:strike/>
          <w:highlight w:val="green"/>
          <w:lang w:val="en-US"/>
        </w:rPr>
        <w:t>processingImage</w:t>
      </w:r>
      <w:proofErr w:type="spellEnd"/>
      <w:r w:rsidRPr="00F57863">
        <w:rPr>
          <w:strike/>
          <w:highlight w:val="green"/>
          <w:lang w:val="en-US"/>
        </w:rPr>
        <w:t>' shall be ensured</w:t>
      </w:r>
    </w:p>
    <w:p w14:paraId="0931B816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faulty (contrast-brightness) free 'processing image' (function) shall be ensured</w:t>
      </w:r>
    </w:p>
    <w:p w14:paraId="536FCFE6" w14:textId="02DA12F6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del w:id="84" w:author="Rekas, Miroslaw" w:date="2025-09-16T15:27:00Z">
        <w:r w:rsidRPr="00872EA7" w:rsidDel="00873C5E">
          <w:rPr>
            <w:highlight w:val="green"/>
            <w:lang w:val="en-US"/>
          </w:rPr>
          <w:delText xml:space="preserve">fault free </w:delText>
        </w:r>
      </w:del>
      <w:ins w:id="85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872EA7">
        <w:rPr>
          <w:highlight w:val="green"/>
          <w:lang w:val="en-US"/>
        </w:rPr>
        <w:t>(contrast-brightness) reception of '</w:t>
      </w:r>
      <w:proofErr w:type="spellStart"/>
      <w:r w:rsidRPr="00872EA7">
        <w:rPr>
          <w:highlight w:val="green"/>
          <w:lang w:val="en-US"/>
        </w:rPr>
        <w:t>FullResolutionProcessedImage</w:t>
      </w:r>
      <w:proofErr w:type="spellEnd"/>
      <w:r w:rsidRPr="00872EA7">
        <w:rPr>
          <w:highlight w:val="green"/>
          <w:lang w:val="en-US"/>
        </w:rPr>
        <w:t>' in 'scale image' shall be ensured</w:t>
      </w:r>
    </w:p>
    <w:p w14:paraId="03879555" w14:textId="004D5674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del w:id="86" w:author="Rekas, Miroslaw" w:date="2025-09-16T15:27:00Z">
        <w:r w:rsidRPr="00F57863" w:rsidDel="00873C5E">
          <w:rPr>
            <w:strike/>
            <w:highlight w:val="green"/>
            <w:lang w:val="en-US"/>
          </w:rPr>
          <w:delText xml:space="preserve">fault free </w:delText>
        </w:r>
      </w:del>
      <w:ins w:id="87" w:author="Rekas, Miroslaw" w:date="2025-09-16T15:28:00Z">
        <w:r w:rsidR="00140670">
          <w:rPr>
            <w:strike/>
            <w:highlight w:val="green"/>
            <w:lang w:val="en-US"/>
          </w:rPr>
          <w:t xml:space="preserve">‘fault free’ </w:t>
        </w:r>
      </w:ins>
      <w:r w:rsidRPr="00F57863">
        <w:rPr>
          <w:strike/>
          <w:highlight w:val="green"/>
          <w:lang w:val="en-US"/>
        </w:rPr>
        <w:t>(contrast-brightness) reception of  '</w:t>
      </w:r>
      <w:proofErr w:type="spellStart"/>
      <w:r w:rsidRPr="00F57863">
        <w:rPr>
          <w:strike/>
          <w:highlight w:val="green"/>
          <w:lang w:val="en-US"/>
        </w:rPr>
        <w:t>VideoConfiguration</w:t>
      </w:r>
      <w:proofErr w:type="spellEnd"/>
      <w:r w:rsidRPr="00F57863">
        <w:rPr>
          <w:strike/>
          <w:highlight w:val="green"/>
          <w:lang w:val="en-US"/>
        </w:rPr>
        <w:t>' in 'scale image' shall be ensured</w:t>
      </w:r>
    </w:p>
    <w:p w14:paraId="03788B24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faulty (contrast-brightness) free 'scale image' (function) shall be ensured</w:t>
      </w:r>
    </w:p>
    <w:p w14:paraId="427E8C77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reception of '</w:t>
      </w:r>
      <w:proofErr w:type="spellStart"/>
      <w:r w:rsidRPr="00872EA7">
        <w:rPr>
          <w:highlight w:val="green"/>
          <w:lang w:val="en-US"/>
        </w:rPr>
        <w:t>RAWDataImage</w:t>
      </w:r>
      <w:proofErr w:type="spellEnd"/>
      <w:r w:rsidRPr="00872EA7">
        <w:rPr>
          <w:highlight w:val="green"/>
          <w:lang w:val="en-US"/>
        </w:rPr>
        <w:t>' in '</w:t>
      </w:r>
      <w:proofErr w:type="spellStart"/>
      <w:r w:rsidRPr="00872EA7">
        <w:rPr>
          <w:highlight w:val="green"/>
          <w:lang w:val="en-US"/>
        </w:rPr>
        <w:t>provideImageMetaData</w:t>
      </w:r>
      <w:proofErr w:type="spellEnd"/>
      <w:r w:rsidRPr="00872EA7">
        <w:rPr>
          <w:highlight w:val="green"/>
          <w:lang w:val="en-US"/>
        </w:rPr>
        <w:t>' function shall be ensured</w:t>
      </w:r>
    </w:p>
    <w:p w14:paraId="0BDF8767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'</w:t>
      </w:r>
      <w:proofErr w:type="spellStart"/>
      <w:r w:rsidRPr="00872EA7">
        <w:rPr>
          <w:highlight w:val="green"/>
          <w:lang w:val="en-US"/>
        </w:rPr>
        <w:t>provideImageMetaData</w:t>
      </w:r>
      <w:proofErr w:type="spellEnd"/>
      <w:r w:rsidRPr="00872EA7">
        <w:rPr>
          <w:highlight w:val="green"/>
          <w:lang w:val="en-US"/>
        </w:rPr>
        <w:t>' (function) shall be ensured</w:t>
      </w:r>
    </w:p>
    <w:p w14:paraId="195A298D" w14:textId="77777777" w:rsidR="00701A0D" w:rsidRPr="00F741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(contrast-brightness) free reception of '</w:t>
      </w:r>
      <w:proofErr w:type="spellStart"/>
      <w:r w:rsidRPr="00F74101">
        <w:rPr>
          <w:highlight w:val="green"/>
          <w:lang w:val="en-US"/>
        </w:rPr>
        <w:t>VideoProcessingConfiguration</w:t>
      </w:r>
      <w:proofErr w:type="spellEnd"/>
      <w:r w:rsidRPr="00F74101">
        <w:rPr>
          <w:highlight w:val="green"/>
          <w:lang w:val="en-US"/>
        </w:rPr>
        <w:t>' in '</w:t>
      </w:r>
      <w:proofErr w:type="spellStart"/>
      <w:r w:rsidRPr="00F74101">
        <w:rPr>
          <w:highlight w:val="green"/>
          <w:lang w:val="en-US"/>
        </w:rPr>
        <w:t>configureProcessing</w:t>
      </w:r>
      <w:proofErr w:type="spellEnd"/>
      <w:r w:rsidRPr="00F74101">
        <w:rPr>
          <w:highlight w:val="green"/>
          <w:lang w:val="en-US"/>
        </w:rPr>
        <w:t>' function shall be ensured</w:t>
      </w:r>
    </w:p>
    <w:p w14:paraId="32F8C35E" w14:textId="77777777" w:rsidR="00701A0D" w:rsidRPr="00F741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(integrity loss (contrast-brightness) of '</w:t>
      </w:r>
      <w:proofErr w:type="spellStart"/>
      <w:r w:rsidRPr="00F74101">
        <w:rPr>
          <w:highlight w:val="green"/>
          <w:lang w:val="en-US"/>
        </w:rPr>
        <w:t>ProcessingConfiguration</w:t>
      </w:r>
      <w:proofErr w:type="spellEnd"/>
      <w:r w:rsidRPr="00F74101">
        <w:rPr>
          <w:highlight w:val="green"/>
          <w:lang w:val="en-US"/>
        </w:rPr>
        <w:t>') free '</w:t>
      </w:r>
      <w:proofErr w:type="spellStart"/>
      <w:r w:rsidRPr="00F74101">
        <w:rPr>
          <w:highlight w:val="green"/>
          <w:lang w:val="en-US"/>
        </w:rPr>
        <w:t>configureProcessing</w:t>
      </w:r>
      <w:proofErr w:type="spellEnd"/>
      <w:r w:rsidRPr="00F74101">
        <w:rPr>
          <w:highlight w:val="green"/>
          <w:lang w:val="en-US"/>
        </w:rPr>
        <w:t>' (function) shall be ensured</w:t>
      </w:r>
    </w:p>
    <w:p w14:paraId="0C6BA905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</w:t>
      </w:r>
      <w:proofErr w:type="spellStart"/>
      <w:r w:rsidRPr="00F57863">
        <w:rPr>
          <w:highlight w:val="green"/>
          <w:lang w:val="en-US"/>
        </w:rPr>
        <w:t>ScalingConfiguration</w:t>
      </w:r>
      <w:proofErr w:type="spellEnd"/>
      <w:r w:rsidRPr="00F57863">
        <w:rPr>
          <w:highlight w:val="green"/>
          <w:lang w:val="en-US"/>
        </w:rPr>
        <w:t>' in '</w:t>
      </w:r>
      <w:proofErr w:type="spellStart"/>
      <w:r w:rsidRPr="00F57863">
        <w:rPr>
          <w:highlight w:val="green"/>
          <w:lang w:val="en-US"/>
        </w:rPr>
        <w:t>configureScaling</w:t>
      </w:r>
      <w:proofErr w:type="spellEnd"/>
      <w:r w:rsidRPr="00F57863">
        <w:rPr>
          <w:highlight w:val="green"/>
          <w:lang w:val="en-US"/>
        </w:rPr>
        <w:t>' function shall be ensured</w:t>
      </w:r>
    </w:p>
    <w:p w14:paraId="193FDD51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 integrity loss (contrast-brightness) of '</w:t>
      </w:r>
      <w:proofErr w:type="spellStart"/>
      <w:r w:rsidRPr="00F57863">
        <w:rPr>
          <w:highlight w:val="green"/>
          <w:lang w:val="en-US"/>
        </w:rPr>
        <w:t>ScalingConfiguration</w:t>
      </w:r>
      <w:proofErr w:type="spellEnd"/>
      <w:r w:rsidRPr="00F57863">
        <w:rPr>
          <w:highlight w:val="green"/>
          <w:lang w:val="en-US"/>
        </w:rPr>
        <w:t>') free '</w:t>
      </w:r>
      <w:proofErr w:type="spellStart"/>
      <w:r w:rsidRPr="00F57863">
        <w:rPr>
          <w:highlight w:val="green"/>
          <w:lang w:val="en-US"/>
        </w:rPr>
        <w:t>configureScaling</w:t>
      </w:r>
      <w:proofErr w:type="spellEnd"/>
      <w:r w:rsidRPr="00F57863">
        <w:rPr>
          <w:highlight w:val="green"/>
          <w:lang w:val="en-US"/>
        </w:rPr>
        <w:t>' (function) shall be ensured</w:t>
      </w:r>
    </w:p>
    <w:p w14:paraId="421A1E41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ImageOutput</w:t>
      </w:r>
      <w:proofErr w:type="spellEnd"/>
    </w:p>
    <w:p w14:paraId="7F07756E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</w:t>
      </w:r>
      <w:proofErr w:type="spellStart"/>
      <w:r w:rsidRPr="00F57863">
        <w:rPr>
          <w:highlight w:val="green"/>
          <w:lang w:val="en-US"/>
        </w:rPr>
        <w:t>TargetResolutionImage</w:t>
      </w:r>
      <w:proofErr w:type="spellEnd"/>
      <w:r w:rsidRPr="00F57863">
        <w:rPr>
          <w:highlight w:val="green"/>
          <w:lang w:val="en-US"/>
        </w:rPr>
        <w:t>' in 'encode image'</w:t>
      </w:r>
    </w:p>
    <w:p w14:paraId="5C310AA6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lang w:val="en-US"/>
        </w:rPr>
      </w:pPr>
      <w:r w:rsidRPr="00F57863">
        <w:rPr>
          <w:strike/>
          <w:lang w:val="en-US"/>
        </w:rPr>
        <w:t>fault (contrast-brightness) free  reception of '</w:t>
      </w:r>
      <w:proofErr w:type="spellStart"/>
      <w:r w:rsidRPr="00F57863">
        <w:rPr>
          <w:strike/>
          <w:lang w:val="en-US"/>
        </w:rPr>
        <w:t>VideoConfiguration</w:t>
      </w:r>
      <w:proofErr w:type="spellEnd"/>
      <w:r w:rsidRPr="00F57863">
        <w:rPr>
          <w:strike/>
          <w:lang w:val="en-US"/>
        </w:rPr>
        <w:t>' in 'encode image' shall be ensured</w:t>
      </w:r>
    </w:p>
    <w:p w14:paraId="60726EB9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'encode image' (function) shall be ensured</w:t>
      </w:r>
    </w:p>
    <w:p w14:paraId="210EA90B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lastRenderedPageBreak/>
        <w:t>fault (contrast-brightness) free reception of '</w:t>
      </w:r>
      <w:proofErr w:type="spellStart"/>
      <w:r w:rsidRPr="00F57863">
        <w:rPr>
          <w:highlight w:val="green"/>
          <w:lang w:val="en-US"/>
        </w:rPr>
        <w:t>encodedImage</w:t>
      </w:r>
      <w:proofErr w:type="spellEnd"/>
      <w:r w:rsidRPr="00F57863">
        <w:rPr>
          <w:highlight w:val="green"/>
          <w:lang w:val="en-US"/>
        </w:rPr>
        <w:t>' in 'dispatch image'</w:t>
      </w:r>
    </w:p>
    <w:p w14:paraId="4A77CBCF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F57863">
        <w:rPr>
          <w:highlight w:val="green"/>
          <w:lang w:val="en-US"/>
        </w:rPr>
        <w:t>fault (contrast-brightness) free 'dispatch image' (function)</w:t>
      </w:r>
    </w:p>
    <w:p w14:paraId="70D2A29B" w14:textId="68419C4A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del w:id="88" w:author="Rekas, Miroslaw" w:date="2025-09-16T15:27:00Z">
        <w:r w:rsidRPr="00F57863" w:rsidDel="00873C5E">
          <w:rPr>
            <w:highlight w:val="green"/>
            <w:lang w:val="en-US"/>
          </w:rPr>
          <w:delText xml:space="preserve">fault free </w:delText>
        </w:r>
      </w:del>
      <w:ins w:id="8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F57863">
        <w:rPr>
          <w:highlight w:val="green"/>
          <w:lang w:val="en-US"/>
        </w:rPr>
        <w:t>(contrast-brightness) reception of '</w:t>
      </w:r>
      <w:proofErr w:type="spellStart"/>
      <w:r w:rsidRPr="00F57863">
        <w:rPr>
          <w:highlight w:val="green"/>
          <w:lang w:val="en-US"/>
        </w:rPr>
        <w:t>EncodingConfiguration</w:t>
      </w:r>
      <w:proofErr w:type="spellEnd"/>
      <w:r w:rsidRPr="00F57863">
        <w:rPr>
          <w:highlight w:val="green"/>
          <w:lang w:val="en-US"/>
        </w:rPr>
        <w:t>' in '</w:t>
      </w:r>
      <w:proofErr w:type="spellStart"/>
      <w:r w:rsidRPr="00F57863">
        <w:rPr>
          <w:highlight w:val="green"/>
          <w:lang w:val="en-US"/>
        </w:rPr>
        <w:t>configureEncoding</w:t>
      </w:r>
      <w:proofErr w:type="spellEnd"/>
      <w:r w:rsidRPr="00F57863">
        <w:rPr>
          <w:highlight w:val="green"/>
          <w:lang w:val="en-US"/>
        </w:rPr>
        <w:t>' function shall be ensured</w:t>
      </w:r>
    </w:p>
    <w:p w14:paraId="5BB50F6A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(integrity loss (contrast-brightness) of '</w:t>
      </w:r>
      <w:proofErr w:type="spellStart"/>
      <w:r w:rsidRPr="00F57863">
        <w:rPr>
          <w:highlight w:val="green"/>
          <w:lang w:val="en-US"/>
        </w:rPr>
        <w:t>EncodingConfiguration</w:t>
      </w:r>
      <w:proofErr w:type="spellEnd"/>
      <w:r w:rsidRPr="00F57863">
        <w:rPr>
          <w:highlight w:val="green"/>
          <w:lang w:val="en-US"/>
        </w:rPr>
        <w:t>') free '</w:t>
      </w:r>
      <w:proofErr w:type="spellStart"/>
      <w:r w:rsidRPr="00F57863">
        <w:rPr>
          <w:highlight w:val="green"/>
          <w:lang w:val="en-US"/>
        </w:rPr>
        <w:t>configureEncoding</w:t>
      </w:r>
      <w:proofErr w:type="spellEnd"/>
      <w:r w:rsidRPr="00F57863">
        <w:rPr>
          <w:highlight w:val="green"/>
          <w:lang w:val="en-US"/>
        </w:rPr>
        <w:t>' (function)  shall be ensured</w:t>
      </w:r>
    </w:p>
    <w:p w14:paraId="4C1D4021" w14:textId="77777777" w:rsidR="00701A0D" w:rsidRPr="00D14B48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t>fault (contrast-brightness) free reception of '</w:t>
      </w:r>
      <w:proofErr w:type="spellStart"/>
      <w:r w:rsidRPr="00D14B48">
        <w:rPr>
          <w:highlight w:val="green"/>
          <w:lang w:val="en-US"/>
        </w:rPr>
        <w:t>DispatchmentConfiguration</w:t>
      </w:r>
      <w:proofErr w:type="spellEnd"/>
      <w:r w:rsidRPr="00D14B48">
        <w:rPr>
          <w:highlight w:val="green"/>
          <w:lang w:val="en-US"/>
        </w:rPr>
        <w:t>' in '</w:t>
      </w:r>
      <w:proofErr w:type="spellStart"/>
      <w:r w:rsidRPr="00D14B48">
        <w:rPr>
          <w:highlight w:val="green"/>
          <w:lang w:val="en-US"/>
        </w:rPr>
        <w:t>configureDispatchment</w:t>
      </w:r>
      <w:proofErr w:type="spellEnd"/>
      <w:r w:rsidRPr="00D14B48">
        <w:rPr>
          <w:highlight w:val="green"/>
          <w:lang w:val="en-US"/>
        </w:rPr>
        <w:t>' function</w:t>
      </w:r>
    </w:p>
    <w:p w14:paraId="19321E0A" w14:textId="77777777" w:rsidR="00701A0D" w:rsidRPr="00D14B48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t>fault (integrity loss (contrast-brightness) of '</w:t>
      </w:r>
      <w:proofErr w:type="spellStart"/>
      <w:r w:rsidRPr="00D14B48">
        <w:rPr>
          <w:highlight w:val="green"/>
          <w:lang w:val="en-US"/>
        </w:rPr>
        <w:t>DispatchmentConfiguration</w:t>
      </w:r>
      <w:proofErr w:type="spellEnd"/>
      <w:r w:rsidRPr="00D14B48">
        <w:rPr>
          <w:highlight w:val="green"/>
          <w:lang w:val="en-US"/>
        </w:rPr>
        <w:t>') free '</w:t>
      </w:r>
      <w:proofErr w:type="spellStart"/>
      <w:r w:rsidRPr="00D14B48">
        <w:rPr>
          <w:highlight w:val="green"/>
          <w:lang w:val="en-US"/>
        </w:rPr>
        <w:t>configureDispatchment</w:t>
      </w:r>
      <w:proofErr w:type="spellEnd"/>
      <w:r w:rsidRPr="00D14B48">
        <w:rPr>
          <w:highlight w:val="green"/>
          <w:lang w:val="en-US"/>
        </w:rPr>
        <w:t>'</w:t>
      </w:r>
    </w:p>
    <w:p w14:paraId="32B71643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disableStream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34DDDDC2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invocation of 'disable stream' function shall be ensured</w:t>
      </w:r>
    </w:p>
    <w:p w14:paraId="3E913803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VideoStreamManager</w:t>
      </w:r>
      <w:proofErr w:type="spellEnd"/>
    </w:p>
    <w:p w14:paraId="641EB171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reception  of '</w:t>
      </w:r>
      <w:proofErr w:type="spellStart"/>
      <w:r w:rsidRPr="00CD2601">
        <w:rPr>
          <w:highlight w:val="green"/>
          <w:lang w:val="en-US"/>
        </w:rPr>
        <w:t>ImageMetaData</w:t>
      </w:r>
      <w:proofErr w:type="spellEnd"/>
      <w:r w:rsidRPr="00CD2601">
        <w:rPr>
          <w:highlight w:val="green"/>
          <w:lang w:val="en-US"/>
        </w:rPr>
        <w:t>' in '</w:t>
      </w:r>
      <w:proofErr w:type="spellStart"/>
      <w:r w:rsidRPr="00CD2601">
        <w:rPr>
          <w:highlight w:val="green"/>
          <w:lang w:val="en-US"/>
        </w:rPr>
        <w:t>analyseImageMetaData</w:t>
      </w:r>
      <w:proofErr w:type="spellEnd"/>
      <w:r w:rsidRPr="00CD2601">
        <w:rPr>
          <w:highlight w:val="green"/>
          <w:lang w:val="en-US"/>
        </w:rPr>
        <w:t>' function shall be ensured</w:t>
      </w:r>
    </w:p>
    <w:p w14:paraId="088A1A8A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'</w:t>
      </w:r>
      <w:proofErr w:type="spellStart"/>
      <w:r w:rsidRPr="00CD2601">
        <w:rPr>
          <w:highlight w:val="green"/>
          <w:lang w:val="en-US"/>
        </w:rPr>
        <w:t>analyseImageMetaData</w:t>
      </w:r>
      <w:proofErr w:type="spellEnd"/>
      <w:r w:rsidRPr="00CD2601">
        <w:rPr>
          <w:highlight w:val="green"/>
          <w:lang w:val="en-US"/>
        </w:rPr>
        <w:t>' (function) shall be ensured</w:t>
      </w:r>
    </w:p>
    <w:p w14:paraId="3528D57C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</w:t>
      </w:r>
      <w:proofErr w:type="spellStart"/>
      <w:r w:rsidRPr="00A411ED">
        <w:rPr>
          <w:highlight w:val="green"/>
          <w:lang w:val="en-US"/>
        </w:rPr>
        <w:t>VideoStreamConfiguration</w:t>
      </w:r>
      <w:proofErr w:type="spellEnd"/>
      <w:r w:rsidRPr="00A411ED">
        <w:rPr>
          <w:highlight w:val="green"/>
          <w:lang w:val="en-US"/>
        </w:rPr>
        <w:t>' in '</w:t>
      </w:r>
      <w:proofErr w:type="spellStart"/>
      <w:r w:rsidRPr="00A411ED">
        <w:rPr>
          <w:highlight w:val="green"/>
          <w:lang w:val="en-US"/>
        </w:rPr>
        <w:t>configureStream</w:t>
      </w:r>
      <w:proofErr w:type="spellEnd"/>
      <w:r w:rsidRPr="00A411ED">
        <w:rPr>
          <w:highlight w:val="green"/>
          <w:lang w:val="en-US"/>
        </w:rPr>
        <w:t>' function shall be ensured</w:t>
      </w:r>
    </w:p>
    <w:p w14:paraId="7A92B61B" w14:textId="77777777" w:rsidR="00701A0D" w:rsidRPr="00A411ED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6961359F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configureStream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515312DE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provideConfiguration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7B079D05" w14:textId="0F6261C3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</w:t>
      </w:r>
      <w:del w:id="90" w:author="Rekas, Miroslaw" w:date="2025-09-15T11:11:00Z">
        <w:r w:rsidRPr="00A411ED" w:rsidDel="007F669F">
          <w:rPr>
            <w:highlight w:val="green"/>
            <w:lang w:val="en-US"/>
          </w:rPr>
          <w:delText>DiagnosticsInformation</w:delText>
        </w:r>
      </w:del>
      <w:ins w:id="91" w:author="Rekas, Miroslaw" w:date="2025-09-15T11:11:00Z">
        <w:r w:rsidR="007F669F">
          <w:rPr>
            <w:highlight w:val="green"/>
            <w:lang w:val="en-US"/>
          </w:rPr>
          <w:t>FS-</w:t>
        </w:r>
        <w:proofErr w:type="spellStart"/>
        <w:r w:rsidR="007F669F">
          <w:rPr>
            <w:highlight w:val="green"/>
            <w:lang w:val="en-US"/>
          </w:rPr>
          <w:t>DiagnosticsInformation</w:t>
        </w:r>
      </w:ins>
      <w:proofErr w:type="spellEnd"/>
      <w:r w:rsidRPr="00A411ED">
        <w:rPr>
          <w:highlight w:val="green"/>
          <w:lang w:val="en-US"/>
        </w:rPr>
        <w:t>' in '</w:t>
      </w:r>
      <w:proofErr w:type="spellStart"/>
      <w:r w:rsidRPr="00A411ED">
        <w:rPr>
          <w:highlight w:val="green"/>
          <w:lang w:val="en-US"/>
        </w:rPr>
        <w:t>receive</w:t>
      </w:r>
      <w:del w:id="92" w:author="Rekas, Miroslaw" w:date="2025-09-15T11:11:00Z">
        <w:r w:rsidRPr="00A411ED" w:rsidDel="007F669F">
          <w:rPr>
            <w:highlight w:val="green"/>
            <w:lang w:val="en-US"/>
          </w:rPr>
          <w:delText>DiagnosticsInformation</w:delText>
        </w:r>
      </w:del>
      <w:ins w:id="93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A411ED">
        <w:rPr>
          <w:highlight w:val="green"/>
          <w:lang w:val="en-US"/>
        </w:rPr>
        <w:t>' function shall be ensured</w:t>
      </w:r>
    </w:p>
    <w:p w14:paraId="6E1FC8DE" w14:textId="77777777" w:rsidR="00701A0D" w:rsidRPr="00A411ED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5469D6D2" w14:textId="4C4D2319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</w:t>
      </w:r>
      <w:proofErr w:type="spellStart"/>
      <w:r w:rsidRPr="00877364">
        <w:rPr>
          <w:highlight w:val="green"/>
          <w:lang w:val="en-US"/>
        </w:rPr>
        <w:t>receive</w:t>
      </w:r>
      <w:del w:id="94" w:author="Rekas, Miroslaw" w:date="2025-09-15T11:11:00Z">
        <w:r w:rsidRPr="00877364" w:rsidDel="007F669F">
          <w:rPr>
            <w:highlight w:val="green"/>
            <w:lang w:val="en-US"/>
          </w:rPr>
          <w:delText>DiagnosticsInformation</w:delText>
        </w:r>
      </w:del>
      <w:ins w:id="95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877364">
        <w:rPr>
          <w:highlight w:val="green"/>
          <w:lang w:val="en-US"/>
        </w:rPr>
        <w:t>' shall be ensured</w:t>
      </w:r>
    </w:p>
    <w:p w14:paraId="7B631EF6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</w:t>
      </w:r>
      <w:proofErr w:type="spellStart"/>
      <w:r w:rsidRPr="00877364">
        <w:rPr>
          <w:highlight w:val="green"/>
          <w:lang w:val="en-US"/>
        </w:rPr>
        <w:t>VideoConfiguration</w:t>
      </w:r>
      <w:proofErr w:type="spellEnd"/>
      <w:r w:rsidRPr="00877364">
        <w:rPr>
          <w:highlight w:val="green"/>
          <w:lang w:val="en-US"/>
        </w:rPr>
        <w:t>' in '</w:t>
      </w:r>
      <w:proofErr w:type="spellStart"/>
      <w:r w:rsidRPr="00877364">
        <w:rPr>
          <w:highlight w:val="green"/>
          <w:lang w:val="en-US"/>
        </w:rPr>
        <w:t>storeVideoStreamConfiguration</w:t>
      </w:r>
      <w:proofErr w:type="spellEnd"/>
      <w:r w:rsidRPr="00877364">
        <w:rPr>
          <w:highlight w:val="green"/>
          <w:lang w:val="en-US"/>
        </w:rPr>
        <w:t>' function shall be ensured</w:t>
      </w:r>
    </w:p>
    <w:p w14:paraId="24A7BA0E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storeVideoStreamConfiguration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51997A22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FunctionalSafetyManger</w:t>
      </w:r>
      <w:proofErr w:type="spellEnd"/>
      <w:r w:rsidRPr="00AB5375">
        <w:rPr>
          <w:lang w:val="en-US"/>
        </w:rPr>
        <w:t xml:space="preserve"> </w:t>
      </w:r>
    </w:p>
    <w:p w14:paraId="07EF5C65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</w:t>
      </w:r>
      <w:proofErr w:type="spellStart"/>
      <w:r w:rsidRPr="00877364">
        <w:rPr>
          <w:highlight w:val="green"/>
          <w:lang w:val="en-US"/>
        </w:rPr>
        <w:t>FunctionalSafetyDiagnostics</w:t>
      </w:r>
      <w:proofErr w:type="spellEnd"/>
      <w:r w:rsidRPr="00877364">
        <w:rPr>
          <w:highlight w:val="green"/>
          <w:lang w:val="en-US"/>
        </w:rPr>
        <w:t>' in '</w:t>
      </w:r>
      <w:proofErr w:type="spellStart"/>
      <w:r w:rsidRPr="00877364">
        <w:rPr>
          <w:highlight w:val="green"/>
          <w:lang w:val="en-US"/>
        </w:rPr>
        <w:t>acquireDiagnostics</w:t>
      </w:r>
      <w:proofErr w:type="spellEnd"/>
      <w:r w:rsidRPr="00877364">
        <w:rPr>
          <w:highlight w:val="green"/>
          <w:lang w:val="en-US"/>
        </w:rPr>
        <w:t>' function shall be ensured</w:t>
      </w:r>
    </w:p>
    <w:p w14:paraId="04B853B4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</w:t>
      </w:r>
      <w:proofErr w:type="spellStart"/>
      <w:r w:rsidRPr="00877364">
        <w:rPr>
          <w:highlight w:val="green"/>
          <w:lang w:val="en-US"/>
        </w:rPr>
        <w:t>acquireDiagnostics</w:t>
      </w:r>
      <w:proofErr w:type="spellEnd"/>
      <w:r w:rsidRPr="00877364">
        <w:rPr>
          <w:highlight w:val="green"/>
          <w:lang w:val="en-US"/>
        </w:rPr>
        <w:t>' shall be ensured</w:t>
      </w:r>
    </w:p>
    <w:p w14:paraId="2E6FDF08" w14:textId="77777777" w:rsidR="00701A0D" w:rsidRPr="007D22A6" w:rsidRDefault="00701A0D" w:rsidP="00D15B7F">
      <w:pPr>
        <w:pStyle w:val="Listenabsatz"/>
        <w:rPr>
          <w:lang w:val="en-US"/>
        </w:rPr>
      </w:pPr>
    </w:p>
    <w:p w14:paraId="14CC0A0E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Measures – SG4:</w:t>
      </w:r>
    </w:p>
    <w:p w14:paraId="72AA6DE2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ImageAcquisition</w:t>
      </w:r>
      <w:proofErr w:type="spellEnd"/>
    </w:p>
    <w:p w14:paraId="0F467D27" w14:textId="3319E519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del w:id="96" w:author="Rekas, Miroslaw" w:date="2025-09-16T15:27:00Z">
        <w:r w:rsidRPr="00907114" w:rsidDel="00873C5E">
          <w:rPr>
            <w:highlight w:val="green"/>
            <w:lang w:val="en-US"/>
          </w:rPr>
          <w:delText xml:space="preserve">fault free </w:delText>
        </w:r>
      </w:del>
      <w:ins w:id="97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907114">
        <w:rPr>
          <w:highlight w:val="green"/>
          <w:lang w:val="en-US"/>
        </w:rPr>
        <w:t xml:space="preserve">reception of </w:t>
      </w:r>
      <w:proofErr w:type="spellStart"/>
      <w:r w:rsidRPr="00907114">
        <w:rPr>
          <w:highlight w:val="green"/>
          <w:lang w:val="en-US"/>
        </w:rPr>
        <w:t>RAWVideoStream</w:t>
      </w:r>
      <w:proofErr w:type="spellEnd"/>
      <w:r w:rsidRPr="00907114">
        <w:rPr>
          <w:highlight w:val="green"/>
          <w:lang w:val="en-US"/>
        </w:rPr>
        <w:t xml:space="preserve"> shall be ensured</w:t>
      </w:r>
    </w:p>
    <w:p w14:paraId="1E3BF2FF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7CE5F274" w14:textId="7F1BF52E" w:rsidR="00701A0D" w:rsidRPr="00D74E61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del w:id="98" w:author="Rekas, Miroslaw" w:date="2025-09-16T15:27:00Z">
        <w:r w:rsidRPr="00D74E61" w:rsidDel="00873C5E">
          <w:rPr>
            <w:highlight w:val="green"/>
            <w:lang w:val="en-US"/>
          </w:rPr>
          <w:delText xml:space="preserve">fault free </w:delText>
        </w:r>
      </w:del>
      <w:ins w:id="99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D74E61">
        <w:rPr>
          <w:highlight w:val="green"/>
          <w:lang w:val="en-US"/>
        </w:rPr>
        <w:t>reception (functionality) of RAW Stream via Input Interface shall be ensured</w:t>
      </w:r>
    </w:p>
    <w:p w14:paraId="1C9359D5" w14:textId="77777777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 xml:space="preserve">SOW1 related </w:t>
      </w:r>
      <w:proofErr w:type="spellStart"/>
      <w:r w:rsidRPr="00907114">
        <w:rPr>
          <w:highlight w:val="green"/>
          <w:lang w:val="en-US"/>
        </w:rPr>
        <w:t>FoV</w:t>
      </w:r>
      <w:proofErr w:type="spellEnd"/>
      <w:r w:rsidRPr="00907114">
        <w:rPr>
          <w:highlight w:val="green"/>
          <w:lang w:val="en-US"/>
        </w:rPr>
        <w:t xml:space="preserve"> parameter integrity shall be ensured</w:t>
      </w:r>
    </w:p>
    <w:p w14:paraId="5BEA066F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3C05CA28" w14:textId="77777777" w:rsidR="00701A0D" w:rsidRPr="002E26DE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</w:t>
      </w:r>
      <w:proofErr w:type="spellStart"/>
      <w:r w:rsidRPr="002E26DE">
        <w:rPr>
          <w:highlight w:val="green"/>
          <w:lang w:val="en-US"/>
        </w:rPr>
        <w:t>FoV</w:t>
      </w:r>
      <w:proofErr w:type="spellEnd"/>
      <w:r w:rsidRPr="002E26DE">
        <w:rPr>
          <w:highlight w:val="green"/>
          <w:lang w:val="en-US"/>
        </w:rPr>
        <w:t>) free reception of '</w:t>
      </w:r>
      <w:proofErr w:type="spellStart"/>
      <w:r w:rsidRPr="002E26DE">
        <w:rPr>
          <w:highlight w:val="green"/>
          <w:lang w:val="en-US"/>
        </w:rPr>
        <w:t>RAWStreamConfiguration</w:t>
      </w:r>
      <w:proofErr w:type="spellEnd"/>
      <w:r w:rsidRPr="002E26DE">
        <w:rPr>
          <w:highlight w:val="green"/>
          <w:lang w:val="en-US"/>
        </w:rPr>
        <w:t>' in '</w:t>
      </w:r>
      <w:proofErr w:type="spellStart"/>
      <w:r w:rsidRPr="002E26DE">
        <w:rPr>
          <w:highlight w:val="green"/>
          <w:lang w:val="en-US"/>
        </w:rPr>
        <w:t>configureRAWStream</w:t>
      </w:r>
      <w:proofErr w:type="spellEnd"/>
      <w:r w:rsidRPr="002E26DE">
        <w:rPr>
          <w:highlight w:val="green"/>
          <w:lang w:val="en-US"/>
        </w:rPr>
        <w:t>' function shall be ensured</w:t>
      </w:r>
    </w:p>
    <w:p w14:paraId="452947B5" w14:textId="77777777" w:rsidR="00701A0D" w:rsidRPr="002E26DE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lastRenderedPageBreak/>
        <w:t>fault (integrity loss (</w:t>
      </w:r>
      <w:proofErr w:type="spellStart"/>
      <w:r w:rsidRPr="002E26DE">
        <w:rPr>
          <w:highlight w:val="green"/>
          <w:lang w:val="en-US"/>
        </w:rPr>
        <w:t>FoV</w:t>
      </w:r>
      <w:proofErr w:type="spellEnd"/>
      <w:r w:rsidRPr="002E26DE">
        <w:rPr>
          <w:highlight w:val="green"/>
          <w:lang w:val="en-US"/>
        </w:rPr>
        <w:t>) of '</w:t>
      </w:r>
      <w:proofErr w:type="spellStart"/>
      <w:r w:rsidRPr="002E26DE">
        <w:rPr>
          <w:highlight w:val="green"/>
          <w:lang w:val="en-US"/>
        </w:rPr>
        <w:t>RAWStreamConfiguration</w:t>
      </w:r>
      <w:proofErr w:type="spellEnd"/>
      <w:r w:rsidRPr="002E26DE">
        <w:rPr>
          <w:highlight w:val="green"/>
          <w:lang w:val="en-US"/>
        </w:rPr>
        <w:t>') free '</w:t>
      </w:r>
      <w:proofErr w:type="spellStart"/>
      <w:r w:rsidRPr="002E26DE">
        <w:rPr>
          <w:highlight w:val="green"/>
          <w:lang w:val="en-US"/>
        </w:rPr>
        <w:t>configureRAWStream</w:t>
      </w:r>
      <w:proofErr w:type="spellEnd"/>
      <w:r w:rsidRPr="002E26DE">
        <w:rPr>
          <w:highlight w:val="green"/>
          <w:lang w:val="en-US"/>
        </w:rPr>
        <w:t>' (function) shall be ensured</w:t>
      </w:r>
    </w:p>
    <w:p w14:paraId="5BB0C92A" w14:textId="77777777" w:rsidR="00701A0D" w:rsidRPr="00ED5F35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</w:p>
    <w:p w14:paraId="28222501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ImageProcessing</w:t>
      </w:r>
      <w:proofErr w:type="spellEnd"/>
    </w:p>
    <w:p w14:paraId="40F25B8C" w14:textId="77777777" w:rsidR="00701A0D" w:rsidRPr="00E45612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E45612">
        <w:rPr>
          <w:highlight w:val="green"/>
          <w:lang w:val="en-US"/>
        </w:rPr>
        <w:t>fault (</w:t>
      </w:r>
      <w:proofErr w:type="spellStart"/>
      <w:r w:rsidRPr="00E45612">
        <w:rPr>
          <w:highlight w:val="green"/>
          <w:lang w:val="en-US"/>
        </w:rPr>
        <w:t>FoV</w:t>
      </w:r>
      <w:proofErr w:type="spellEnd"/>
      <w:r w:rsidRPr="00E45612">
        <w:rPr>
          <w:highlight w:val="green"/>
          <w:lang w:val="en-US"/>
        </w:rPr>
        <w:t>) free 'image processing' shall be ensured</w:t>
      </w:r>
    </w:p>
    <w:p w14:paraId="2CAEEEF0" w14:textId="77777777" w:rsidR="00701A0D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(processing)</w:t>
      </w:r>
    </w:p>
    <w:p w14:paraId="4E11484D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(scaler)</w:t>
      </w:r>
    </w:p>
    <w:p w14:paraId="080F8705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  <w:r w:rsidRPr="00685347">
        <w:rPr>
          <w:highlight w:val="green"/>
          <w:lang w:val="en-US"/>
        </w:rPr>
        <w:t>fault (</w:t>
      </w:r>
      <w:proofErr w:type="spellStart"/>
      <w:r w:rsidRPr="00685347">
        <w:rPr>
          <w:highlight w:val="green"/>
          <w:lang w:val="en-US"/>
        </w:rPr>
        <w:t>FoV</w:t>
      </w:r>
      <w:proofErr w:type="spellEnd"/>
      <w:r w:rsidRPr="00685347">
        <w:rPr>
          <w:highlight w:val="green"/>
          <w:lang w:val="en-US"/>
        </w:rPr>
        <w:t>) free  'scale image' (function) shall be ensured</w:t>
      </w:r>
    </w:p>
    <w:p w14:paraId="56BB8483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FB46A6">
        <w:rPr>
          <w:highlight w:val="green"/>
          <w:lang w:val="en-US"/>
        </w:rPr>
        <w:t>fault (</w:t>
      </w:r>
      <w:proofErr w:type="spellStart"/>
      <w:r w:rsidRPr="00FB46A6">
        <w:rPr>
          <w:highlight w:val="green"/>
          <w:lang w:val="en-US"/>
        </w:rPr>
        <w:t>FoV</w:t>
      </w:r>
      <w:proofErr w:type="spellEnd"/>
      <w:r w:rsidRPr="00FB46A6">
        <w:rPr>
          <w:highlight w:val="green"/>
          <w:lang w:val="en-US"/>
        </w:rPr>
        <w:t>) free '</w:t>
      </w:r>
      <w:proofErr w:type="spellStart"/>
      <w:r w:rsidRPr="00FB46A6">
        <w:rPr>
          <w:highlight w:val="green"/>
          <w:lang w:val="en-US"/>
        </w:rPr>
        <w:t>provideImageMetaData</w:t>
      </w:r>
      <w:proofErr w:type="spellEnd"/>
      <w:r w:rsidRPr="00FB46A6">
        <w:rPr>
          <w:highlight w:val="green"/>
          <w:lang w:val="en-US"/>
        </w:rPr>
        <w:t>' (function) shall be ensured</w:t>
      </w:r>
    </w:p>
    <w:p w14:paraId="72D76A2E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reception of '</w:t>
      </w:r>
      <w:proofErr w:type="spellStart"/>
      <w:r w:rsidRPr="00603D9C">
        <w:rPr>
          <w:highlight w:val="green"/>
          <w:lang w:val="en-US"/>
        </w:rPr>
        <w:t>VideoProcessingConfiguration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configureProcessing</w:t>
      </w:r>
      <w:proofErr w:type="spellEnd"/>
      <w:r w:rsidRPr="00603D9C">
        <w:rPr>
          <w:highlight w:val="green"/>
          <w:lang w:val="en-US"/>
        </w:rPr>
        <w:t xml:space="preserve">' function shall be </w:t>
      </w:r>
      <w:proofErr w:type="spellStart"/>
      <w:r w:rsidRPr="00603D9C">
        <w:rPr>
          <w:highlight w:val="green"/>
          <w:lang w:val="en-US"/>
        </w:rPr>
        <w:t>esnured</w:t>
      </w:r>
      <w:proofErr w:type="spellEnd"/>
    </w:p>
    <w:p w14:paraId="4D1169AF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ProcessingConfiguration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configureProcessing</w:t>
      </w:r>
      <w:proofErr w:type="spellEnd"/>
      <w:r w:rsidRPr="00603D9C">
        <w:rPr>
          <w:highlight w:val="green"/>
          <w:lang w:val="en-US"/>
        </w:rPr>
        <w:t>' (function) shall be ensured</w:t>
      </w:r>
    </w:p>
    <w:p w14:paraId="30104BE5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reception of '</w:t>
      </w:r>
      <w:proofErr w:type="spellStart"/>
      <w:r w:rsidRPr="00603D9C">
        <w:rPr>
          <w:highlight w:val="green"/>
          <w:lang w:val="en-US"/>
        </w:rPr>
        <w:t>ScalingConfiguration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configureScaling</w:t>
      </w:r>
      <w:proofErr w:type="spellEnd"/>
      <w:r w:rsidRPr="00603D9C">
        <w:rPr>
          <w:highlight w:val="green"/>
          <w:lang w:val="en-US"/>
        </w:rPr>
        <w:t>' function shall be ensured</w:t>
      </w:r>
    </w:p>
    <w:p w14:paraId="7C3C6A8D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 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ScalingConfiguration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configureScaling</w:t>
      </w:r>
      <w:proofErr w:type="spellEnd"/>
      <w:r w:rsidRPr="00603D9C">
        <w:rPr>
          <w:highlight w:val="green"/>
          <w:lang w:val="en-US"/>
        </w:rPr>
        <w:t>' (function) shall be ensured</w:t>
      </w:r>
    </w:p>
    <w:p w14:paraId="34D0A5AC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</w:p>
    <w:p w14:paraId="43709A77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ImageOutput</w:t>
      </w:r>
      <w:proofErr w:type="spellEnd"/>
    </w:p>
    <w:p w14:paraId="51E29F0C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'encode image' (function) shall be ensured</w:t>
      </w:r>
    </w:p>
    <w:p w14:paraId="7DFC64B3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(encoder)</w:t>
      </w:r>
    </w:p>
    <w:p w14:paraId="56B022F5" w14:textId="1EF9AC12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del w:id="100" w:author="Rekas, Miroslaw" w:date="2025-09-16T15:27:00Z">
        <w:r w:rsidRPr="00603D9C" w:rsidDel="00873C5E">
          <w:rPr>
            <w:highlight w:val="green"/>
            <w:lang w:val="en-US"/>
          </w:rPr>
          <w:delText xml:space="preserve">fault free </w:delText>
        </w:r>
      </w:del>
      <w:ins w:id="101" w:author="Rekas, Miroslaw" w:date="2025-09-16T15:28:00Z">
        <w:r w:rsidR="00140670">
          <w:rPr>
            <w:highlight w:val="green"/>
            <w:lang w:val="en-US"/>
          </w:rPr>
          <w:t xml:space="preserve">‘fault free’ </w:t>
        </w:r>
      </w:ins>
      <w:r w:rsidRPr="00603D9C">
        <w:rPr>
          <w:highlight w:val="green"/>
          <w:lang w:val="en-US"/>
        </w:rPr>
        <w:t>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reception of '</w:t>
      </w:r>
      <w:proofErr w:type="spellStart"/>
      <w:r w:rsidRPr="00603D9C">
        <w:rPr>
          <w:highlight w:val="green"/>
          <w:lang w:val="en-US"/>
        </w:rPr>
        <w:t>EncodingConfiguration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configureEncoding</w:t>
      </w:r>
      <w:proofErr w:type="spellEnd"/>
      <w:r w:rsidRPr="00603D9C">
        <w:rPr>
          <w:highlight w:val="green"/>
          <w:lang w:val="en-US"/>
        </w:rPr>
        <w:t>' function shall be ensured</w:t>
      </w:r>
    </w:p>
    <w:p w14:paraId="3E39FBA1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EncodingConfiguration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configureEncoding</w:t>
      </w:r>
      <w:proofErr w:type="spellEnd"/>
      <w:r w:rsidRPr="00603D9C">
        <w:rPr>
          <w:highlight w:val="green"/>
          <w:lang w:val="en-US"/>
        </w:rPr>
        <w:t>' (function)  shall be ensured</w:t>
      </w:r>
    </w:p>
    <w:p w14:paraId="5177152C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  <w:r w:rsidRPr="00B05A53">
        <w:rPr>
          <w:highlight w:val="green"/>
          <w:lang w:val="en-US"/>
        </w:rPr>
        <w:t>fault (</w:t>
      </w:r>
      <w:proofErr w:type="spellStart"/>
      <w:r w:rsidRPr="00B05A53">
        <w:rPr>
          <w:highlight w:val="green"/>
          <w:lang w:val="en-US"/>
        </w:rPr>
        <w:t>FoV</w:t>
      </w:r>
      <w:proofErr w:type="spellEnd"/>
      <w:r w:rsidRPr="00B05A53">
        <w:rPr>
          <w:highlight w:val="green"/>
          <w:lang w:val="en-US"/>
        </w:rPr>
        <w:t>) free function '</w:t>
      </w:r>
      <w:proofErr w:type="spellStart"/>
      <w:r w:rsidRPr="00B05A53">
        <w:rPr>
          <w:highlight w:val="green"/>
          <w:lang w:val="en-US"/>
        </w:rPr>
        <w:t>disableStream</w:t>
      </w:r>
      <w:proofErr w:type="spellEnd"/>
      <w:r w:rsidRPr="00B05A53">
        <w:rPr>
          <w:highlight w:val="green"/>
          <w:lang w:val="en-US"/>
        </w:rPr>
        <w:t>' shall be ensured</w:t>
      </w:r>
    </w:p>
    <w:p w14:paraId="60740FF9" w14:textId="77777777" w:rsidR="00701A0D" w:rsidRPr="00B05A5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B05A53">
        <w:rPr>
          <w:highlight w:val="green"/>
          <w:lang w:val="en-US"/>
        </w:rPr>
        <w:t>fault (</w:t>
      </w:r>
      <w:proofErr w:type="spellStart"/>
      <w:r w:rsidRPr="00B05A53">
        <w:rPr>
          <w:highlight w:val="green"/>
          <w:lang w:val="en-US"/>
        </w:rPr>
        <w:t>FoV</w:t>
      </w:r>
      <w:proofErr w:type="spellEnd"/>
      <w:r w:rsidRPr="00B05A53">
        <w:rPr>
          <w:highlight w:val="green"/>
          <w:lang w:val="en-US"/>
        </w:rPr>
        <w:t>) free invocation of 'disable stream' function shall be ensured</w:t>
      </w:r>
    </w:p>
    <w:p w14:paraId="5F95BF3D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VideoStreamManager</w:t>
      </w:r>
      <w:proofErr w:type="spellEnd"/>
    </w:p>
    <w:p w14:paraId="0ED663B3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reception  of '</w:t>
      </w:r>
      <w:proofErr w:type="spellStart"/>
      <w:r w:rsidRPr="001C2573">
        <w:rPr>
          <w:highlight w:val="green"/>
          <w:lang w:val="en-US"/>
        </w:rPr>
        <w:t>ImageMetaData</w:t>
      </w:r>
      <w:proofErr w:type="spellEnd"/>
      <w:r w:rsidRPr="001C2573">
        <w:rPr>
          <w:highlight w:val="green"/>
          <w:lang w:val="en-US"/>
        </w:rPr>
        <w:t>' in '</w:t>
      </w:r>
      <w:proofErr w:type="spellStart"/>
      <w:r w:rsidRPr="001C2573">
        <w:rPr>
          <w:highlight w:val="green"/>
          <w:lang w:val="en-US"/>
        </w:rPr>
        <w:t>analyseImageMetaData</w:t>
      </w:r>
      <w:proofErr w:type="spellEnd"/>
      <w:r w:rsidRPr="001C2573">
        <w:rPr>
          <w:highlight w:val="green"/>
          <w:lang w:val="en-US"/>
        </w:rPr>
        <w:t>' function shall be ensured</w:t>
      </w:r>
    </w:p>
    <w:p w14:paraId="51BB8A04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'</w:t>
      </w:r>
      <w:proofErr w:type="spellStart"/>
      <w:r w:rsidRPr="001C2573">
        <w:rPr>
          <w:highlight w:val="green"/>
          <w:lang w:val="en-US"/>
        </w:rPr>
        <w:t>analyseImageMetaData</w:t>
      </w:r>
      <w:proofErr w:type="spellEnd"/>
      <w:r w:rsidRPr="001C2573">
        <w:rPr>
          <w:highlight w:val="green"/>
          <w:lang w:val="en-US"/>
        </w:rPr>
        <w:t>' (function) shall be ensured</w:t>
      </w:r>
    </w:p>
    <w:p w14:paraId="22AA99F1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reception of '</w:t>
      </w:r>
      <w:proofErr w:type="spellStart"/>
      <w:r w:rsidRPr="001C2573">
        <w:rPr>
          <w:highlight w:val="green"/>
          <w:lang w:val="en-US"/>
        </w:rPr>
        <w:t>VideoStreamConfiguration</w:t>
      </w:r>
      <w:proofErr w:type="spellEnd"/>
      <w:r w:rsidRPr="001C2573">
        <w:rPr>
          <w:highlight w:val="green"/>
          <w:lang w:val="en-US"/>
        </w:rPr>
        <w:t>' in '</w:t>
      </w:r>
      <w:proofErr w:type="spellStart"/>
      <w:r w:rsidRPr="001C2573">
        <w:rPr>
          <w:highlight w:val="green"/>
          <w:lang w:val="en-US"/>
        </w:rPr>
        <w:t>configureStream</w:t>
      </w:r>
      <w:proofErr w:type="spellEnd"/>
      <w:r w:rsidRPr="001C2573">
        <w:rPr>
          <w:highlight w:val="green"/>
          <w:lang w:val="en-US"/>
        </w:rPr>
        <w:t>' function shall be ensured</w:t>
      </w:r>
    </w:p>
    <w:p w14:paraId="05E067E7" w14:textId="77777777" w:rsidR="00701A0D" w:rsidRPr="00A411ED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0CFEC8FC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function '</w:t>
      </w:r>
      <w:proofErr w:type="spellStart"/>
      <w:r w:rsidRPr="001C2573">
        <w:rPr>
          <w:highlight w:val="green"/>
          <w:lang w:val="en-US"/>
        </w:rPr>
        <w:t>configureStream</w:t>
      </w:r>
      <w:proofErr w:type="spellEnd"/>
      <w:r w:rsidRPr="001C2573">
        <w:rPr>
          <w:highlight w:val="green"/>
          <w:lang w:val="en-US"/>
        </w:rPr>
        <w:t>' shall be ensured</w:t>
      </w:r>
    </w:p>
    <w:p w14:paraId="25712AA3" w14:textId="77777777" w:rsidR="00701A0D" w:rsidRPr="00A411ED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</w:t>
      </w:r>
      <w:proofErr w:type="spellStart"/>
      <w:r w:rsidRPr="00A411ED">
        <w:rPr>
          <w:highlight w:val="green"/>
          <w:lang w:val="en-US"/>
        </w:rPr>
        <w:t>FoV</w:t>
      </w:r>
      <w:proofErr w:type="spellEnd"/>
      <w:r w:rsidRPr="00A411ED">
        <w:rPr>
          <w:highlight w:val="green"/>
          <w:lang w:val="en-US"/>
        </w:rPr>
        <w:t>) free function '</w:t>
      </w:r>
      <w:proofErr w:type="spellStart"/>
      <w:r w:rsidRPr="00A411ED">
        <w:rPr>
          <w:highlight w:val="green"/>
          <w:lang w:val="en-US"/>
        </w:rPr>
        <w:t>provideConfiguration</w:t>
      </w:r>
      <w:proofErr w:type="spellEnd"/>
      <w:r w:rsidRPr="00A411ED">
        <w:rPr>
          <w:highlight w:val="green"/>
          <w:lang w:val="en-US"/>
        </w:rPr>
        <w:t>' shall be ensured</w:t>
      </w:r>
    </w:p>
    <w:p w14:paraId="017D86CF" w14:textId="5D85758C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(</w:t>
      </w:r>
      <w:proofErr w:type="spellStart"/>
      <w:r w:rsidRPr="00907114">
        <w:rPr>
          <w:highlight w:val="green"/>
          <w:lang w:val="en-US"/>
        </w:rPr>
        <w:t>FoV</w:t>
      </w:r>
      <w:proofErr w:type="spellEnd"/>
      <w:r w:rsidRPr="00907114">
        <w:rPr>
          <w:highlight w:val="green"/>
          <w:lang w:val="en-US"/>
        </w:rPr>
        <w:t>) free reception of '</w:t>
      </w:r>
      <w:del w:id="102" w:author="Rekas, Miroslaw" w:date="2025-09-15T11:11:00Z">
        <w:r w:rsidRPr="00907114" w:rsidDel="007F669F">
          <w:rPr>
            <w:highlight w:val="green"/>
            <w:lang w:val="en-US"/>
          </w:rPr>
          <w:delText>DiagnosticsInformation</w:delText>
        </w:r>
      </w:del>
      <w:ins w:id="103" w:author="Rekas, Miroslaw" w:date="2025-09-15T11:11:00Z">
        <w:r w:rsidR="007F669F">
          <w:rPr>
            <w:highlight w:val="green"/>
            <w:lang w:val="en-US"/>
          </w:rPr>
          <w:t>FS-</w:t>
        </w:r>
        <w:proofErr w:type="spellStart"/>
        <w:r w:rsidR="007F669F">
          <w:rPr>
            <w:highlight w:val="green"/>
            <w:lang w:val="en-US"/>
          </w:rPr>
          <w:t>DiagnosticsInformation</w:t>
        </w:r>
      </w:ins>
      <w:proofErr w:type="spellEnd"/>
      <w:r w:rsidRPr="00907114">
        <w:rPr>
          <w:highlight w:val="green"/>
          <w:lang w:val="en-US"/>
        </w:rPr>
        <w:t>' in '</w:t>
      </w:r>
      <w:proofErr w:type="spellStart"/>
      <w:r w:rsidRPr="00907114">
        <w:rPr>
          <w:highlight w:val="green"/>
          <w:lang w:val="en-US"/>
        </w:rPr>
        <w:t>receive</w:t>
      </w:r>
      <w:del w:id="104" w:author="Rekas, Miroslaw" w:date="2025-09-15T11:11:00Z">
        <w:r w:rsidRPr="00907114" w:rsidDel="007F669F">
          <w:rPr>
            <w:highlight w:val="green"/>
            <w:lang w:val="en-US"/>
          </w:rPr>
          <w:delText>DiagnosticsInformation</w:delText>
        </w:r>
      </w:del>
      <w:ins w:id="105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907114">
        <w:rPr>
          <w:highlight w:val="green"/>
          <w:lang w:val="en-US"/>
        </w:rPr>
        <w:t>' function shall be ensured</w:t>
      </w:r>
    </w:p>
    <w:p w14:paraId="47A973A3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AC61626" w14:textId="63FB515A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receive</w:t>
      </w:r>
      <w:del w:id="106" w:author="Rekas, Miroslaw" w:date="2025-09-15T11:11:00Z">
        <w:r w:rsidRPr="00CE382B" w:rsidDel="007F669F">
          <w:rPr>
            <w:highlight w:val="green"/>
            <w:lang w:val="en-US"/>
          </w:rPr>
          <w:delText>DiagnosticsInformation</w:delText>
        </w:r>
      </w:del>
      <w:ins w:id="107" w:author="Rekas, Miroslaw" w:date="2025-09-15T11:11:00Z">
        <w:r w:rsidR="007F669F">
          <w:rPr>
            <w:highlight w:val="green"/>
            <w:lang w:val="en-US"/>
          </w:rPr>
          <w:t>FS-DiagnosticsInformation</w:t>
        </w:r>
      </w:ins>
      <w:proofErr w:type="spellEnd"/>
      <w:r w:rsidRPr="00CE382B">
        <w:rPr>
          <w:highlight w:val="green"/>
          <w:lang w:val="en-US"/>
        </w:rPr>
        <w:t>' shall be ensured</w:t>
      </w:r>
    </w:p>
    <w:p w14:paraId="2C4C7E42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reception of '</w:t>
      </w:r>
      <w:proofErr w:type="spellStart"/>
      <w:r w:rsidRPr="00CE382B">
        <w:rPr>
          <w:highlight w:val="green"/>
          <w:lang w:val="en-US"/>
        </w:rPr>
        <w:t>VideoConfiguration</w:t>
      </w:r>
      <w:proofErr w:type="spellEnd"/>
      <w:r w:rsidRPr="00CE382B">
        <w:rPr>
          <w:highlight w:val="green"/>
          <w:lang w:val="en-US"/>
        </w:rPr>
        <w:t>' in '</w:t>
      </w:r>
      <w:proofErr w:type="spellStart"/>
      <w:r w:rsidRPr="00CE382B">
        <w:rPr>
          <w:highlight w:val="green"/>
          <w:lang w:val="en-US"/>
        </w:rPr>
        <w:t>storeVideoStreamConfiguration</w:t>
      </w:r>
      <w:proofErr w:type="spellEnd"/>
      <w:r w:rsidRPr="00CE382B">
        <w:rPr>
          <w:highlight w:val="green"/>
          <w:lang w:val="en-US"/>
        </w:rPr>
        <w:t>' function shall be ensured</w:t>
      </w:r>
    </w:p>
    <w:p w14:paraId="0D946446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storeVideoStreamConfiguration</w:t>
      </w:r>
      <w:proofErr w:type="spellEnd"/>
      <w:r w:rsidRPr="00CE382B">
        <w:rPr>
          <w:highlight w:val="green"/>
          <w:lang w:val="en-US"/>
        </w:rPr>
        <w:t>' shall be ensured</w:t>
      </w:r>
    </w:p>
    <w:p w14:paraId="10D7910C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FunctionalSafetyManger</w:t>
      </w:r>
      <w:proofErr w:type="spellEnd"/>
      <w:r>
        <w:rPr>
          <w:lang w:val="en-US"/>
        </w:rPr>
        <w:t>:</w:t>
      </w:r>
    </w:p>
    <w:p w14:paraId="38E43501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reception of '</w:t>
      </w:r>
      <w:proofErr w:type="spellStart"/>
      <w:r w:rsidRPr="00CE382B">
        <w:rPr>
          <w:highlight w:val="green"/>
          <w:lang w:val="en-US"/>
        </w:rPr>
        <w:t>FunctionalSafetyDiagnostics</w:t>
      </w:r>
      <w:proofErr w:type="spellEnd"/>
      <w:r w:rsidRPr="00CE382B">
        <w:rPr>
          <w:highlight w:val="green"/>
          <w:lang w:val="en-US"/>
        </w:rPr>
        <w:t>' in '</w:t>
      </w:r>
      <w:proofErr w:type="spellStart"/>
      <w:r w:rsidRPr="00CE382B">
        <w:rPr>
          <w:highlight w:val="green"/>
          <w:lang w:val="en-US"/>
        </w:rPr>
        <w:t>acquireDiagnostics</w:t>
      </w:r>
      <w:proofErr w:type="spellEnd"/>
      <w:r w:rsidRPr="00CE382B">
        <w:rPr>
          <w:highlight w:val="green"/>
          <w:lang w:val="en-US"/>
        </w:rPr>
        <w:t>' function shall be ensured</w:t>
      </w:r>
    </w:p>
    <w:p w14:paraId="25D23152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acquireDiagnostics</w:t>
      </w:r>
      <w:proofErr w:type="spellEnd"/>
      <w:r w:rsidRPr="00CE382B">
        <w:rPr>
          <w:highlight w:val="green"/>
          <w:lang w:val="en-US"/>
        </w:rPr>
        <w:t>' shall be ensured</w:t>
      </w:r>
    </w:p>
    <w:p w14:paraId="3706A424" w14:textId="77777777" w:rsidR="00701A0D" w:rsidRPr="00DB02D1" w:rsidRDefault="00701A0D" w:rsidP="00D15B7F">
      <w:pPr>
        <w:rPr>
          <w:lang w:val="en-US"/>
        </w:rPr>
      </w:pPr>
    </w:p>
    <w:sectPr w:rsidR="00701A0D" w:rsidRPr="00DB02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kas, Miroslaw" w:date="2025-09-17T13:42:00Z" w:initials="RM">
    <w:p w14:paraId="227DE40B" w14:textId="103022EE" w:rsidR="00E04855" w:rsidRPr="00E04855" w:rsidRDefault="00E04855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spellStart"/>
      <w:r w:rsidRPr="00E04855">
        <w:rPr>
          <w:lang w:val="en-US"/>
        </w:rPr>
        <w:t>Neu</w:t>
      </w:r>
      <w:proofErr w:type="spellEnd"/>
    </w:p>
  </w:comment>
  <w:comment w:id="1" w:author="Rekas, Miroslaw" w:date="2025-09-17T13:42:00Z" w:initials="RM">
    <w:p w14:paraId="21B8C042" w14:textId="2B5EF0BD" w:rsidR="00E04855" w:rsidRPr="00E04855" w:rsidRDefault="00E04855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E04855">
        <w:rPr>
          <w:lang w:val="en-US"/>
        </w:rPr>
        <w:t>Small change</w:t>
      </w:r>
    </w:p>
  </w:comment>
  <w:comment w:id="2" w:author="Rekas, Miroslaw" w:date="2025-09-17T13:43:00Z" w:initials="RM">
    <w:p w14:paraId="11F6C45A" w14:textId="47C680CC" w:rsidR="00E04855" w:rsidRPr="00E04855" w:rsidRDefault="00E04855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E04855">
        <w:rPr>
          <w:lang w:val="en-US"/>
        </w:rPr>
        <w:t>small</w:t>
      </w:r>
      <w:proofErr w:type="gramEnd"/>
      <w:r w:rsidRPr="00E04855">
        <w:rPr>
          <w:lang w:val="en-US"/>
        </w:rPr>
        <w:t xml:space="preserve"> change</w:t>
      </w:r>
    </w:p>
  </w:comment>
  <w:comment w:id="3" w:author="Rekas, Miroslaw" w:date="2025-09-17T13:43:00Z" w:initials="RM">
    <w:p w14:paraId="74464B90" w14:textId="2131E3A4" w:rsidR="00E04855" w:rsidRPr="00E04855" w:rsidRDefault="00E04855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E04855">
        <w:rPr>
          <w:lang w:val="en-US"/>
        </w:rPr>
        <w:t>small</w:t>
      </w:r>
      <w:proofErr w:type="gramEnd"/>
      <w:r w:rsidRPr="00E04855">
        <w:rPr>
          <w:lang w:val="en-US"/>
        </w:rPr>
        <w:t xml:space="preserve"> change</w:t>
      </w:r>
    </w:p>
  </w:comment>
  <w:comment w:id="20" w:author="Rekas, Miroslaw" w:date="2025-08-03T15:02:00Z" w:initials="RM">
    <w:p w14:paraId="11E5F810" w14:textId="77777777" w:rsidR="00873C5E" w:rsidRDefault="00873C5E" w:rsidP="00D74E61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7D22A6">
        <w:rPr>
          <w:lang w:val="en-US"/>
        </w:rPr>
        <w:t>fault free (contrast-brightness) reception of '</w:t>
      </w:r>
      <w:proofErr w:type="spellStart"/>
      <w:r w:rsidRPr="007D22A6">
        <w:rPr>
          <w:lang w:val="en-US"/>
        </w:rPr>
        <w:t>tmpDataImage</w:t>
      </w:r>
      <w:proofErr w:type="spellEnd"/>
      <w:r w:rsidRPr="007D22A6">
        <w:rPr>
          <w:lang w:val="en-US"/>
        </w:rPr>
        <w:t>' in 'temporary storage of RAW Data' shall be ensured</w:t>
      </w:r>
    </w:p>
    <w:p w14:paraId="34C289C7" w14:textId="5E155E79" w:rsidR="00873C5E" w:rsidRPr="00D74E61" w:rsidRDefault="00873C5E" w:rsidP="00D74E61">
      <w:pPr>
        <w:pStyle w:val="Listenabsatz"/>
        <w:numPr>
          <w:ilvl w:val="0"/>
          <w:numId w:val="9"/>
        </w:numPr>
        <w:rPr>
          <w:lang w:val="en-US"/>
        </w:rPr>
      </w:pPr>
      <w:r w:rsidRPr="007D22A6">
        <w:rPr>
          <w:lang w:val="en-US"/>
        </w:rPr>
        <w:t>fault (contrast-brightness) free storage of '</w:t>
      </w:r>
      <w:proofErr w:type="spellStart"/>
      <w:r w:rsidRPr="007D22A6">
        <w:rPr>
          <w:lang w:val="en-US"/>
        </w:rPr>
        <w:t>tmpDataImage</w:t>
      </w:r>
      <w:proofErr w:type="spellEnd"/>
      <w:r w:rsidRPr="007D22A6">
        <w:rPr>
          <w:lang w:val="en-US"/>
        </w:rPr>
        <w:t>' shall be ensured</w:t>
      </w:r>
    </w:p>
  </w:comment>
  <w:comment w:id="23" w:author="Rekas, Miroslaw" w:date="2025-08-03T21:12:00Z" w:initials="RM">
    <w:p w14:paraId="3A930E9D" w14:textId="77777777" w:rsidR="00873C5E" w:rsidRPr="00FA3D89" w:rsidRDefault="00873C5E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(contrast-brightness) free reception of '</w:t>
      </w:r>
      <w:proofErr w:type="spellStart"/>
      <w:r w:rsidRPr="00FA3D89">
        <w:rPr>
          <w:lang w:val="en-US"/>
        </w:rPr>
        <w:t>RAWStreamConfiguration</w:t>
      </w:r>
      <w:proofErr w:type="spellEnd"/>
      <w:r w:rsidRPr="00FA3D89">
        <w:rPr>
          <w:lang w:val="en-US"/>
        </w:rPr>
        <w:t>' in '</w:t>
      </w:r>
      <w:proofErr w:type="spellStart"/>
      <w:r w:rsidRPr="00FA3D89">
        <w:rPr>
          <w:lang w:val="en-US"/>
        </w:rPr>
        <w:t>configureRAWStream</w:t>
      </w:r>
      <w:proofErr w:type="spellEnd"/>
      <w:r w:rsidRPr="00FA3D89">
        <w:rPr>
          <w:lang w:val="en-US"/>
        </w:rPr>
        <w:t>' function shall be ensured</w:t>
      </w:r>
    </w:p>
    <w:p w14:paraId="562CC3BA" w14:textId="36A46E68" w:rsidR="00873C5E" w:rsidRPr="00685347" w:rsidRDefault="00873C5E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(integrity loss (contrast-brightness) of '</w:t>
      </w:r>
      <w:proofErr w:type="spellStart"/>
      <w:r w:rsidRPr="00FA3D89">
        <w:rPr>
          <w:lang w:val="en-US"/>
        </w:rPr>
        <w:t>RAWStreamConfiguration</w:t>
      </w:r>
      <w:proofErr w:type="spellEnd"/>
      <w:r w:rsidRPr="00FA3D89">
        <w:rPr>
          <w:lang w:val="en-US"/>
        </w:rPr>
        <w:t>') free '</w:t>
      </w:r>
      <w:proofErr w:type="spellStart"/>
      <w:r w:rsidRPr="00FA3D89">
        <w:rPr>
          <w:lang w:val="en-US"/>
        </w:rPr>
        <w:t>configureRAWStream</w:t>
      </w:r>
      <w:proofErr w:type="spellEnd"/>
      <w:r w:rsidRPr="00FA3D89">
        <w:rPr>
          <w:lang w:val="en-US"/>
        </w:rPr>
        <w:t>' (function) shall be ensured</w:t>
      </w:r>
    </w:p>
  </w:comment>
  <w:comment w:id="26" w:author="Rekas, Miroslaw" w:date="2025-08-03T21:18:00Z" w:initials="RM">
    <w:p w14:paraId="7E014F27" w14:textId="093DFE05" w:rsidR="00873C5E" w:rsidRDefault="00873C5E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 (contrast-brightness) free reception of  '</w:t>
      </w:r>
      <w:proofErr w:type="spellStart"/>
      <w:r w:rsidRPr="00FA3D89">
        <w:rPr>
          <w:lang w:val="en-US"/>
        </w:rPr>
        <w:t>RAWImage</w:t>
      </w:r>
      <w:proofErr w:type="spellEnd"/>
      <w:r w:rsidRPr="00FA3D89">
        <w:rPr>
          <w:lang w:val="en-US"/>
        </w:rPr>
        <w:t>' in '</w:t>
      </w:r>
      <w:proofErr w:type="spellStart"/>
      <w:r w:rsidRPr="00FA3D89">
        <w:rPr>
          <w:lang w:val="en-US"/>
        </w:rPr>
        <w:t>processImage</w:t>
      </w:r>
      <w:proofErr w:type="spellEnd"/>
      <w:r w:rsidRPr="00FA3D89">
        <w:rPr>
          <w:lang w:val="en-US"/>
        </w:rPr>
        <w:t>'</w:t>
      </w:r>
    </w:p>
    <w:p w14:paraId="382CFBF7" w14:textId="13468262" w:rsidR="00873C5E" w:rsidRPr="00685347" w:rsidRDefault="00873C5E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faulty (contrast-brightness) free 'processing image' (function) shall be ensured</w:t>
      </w:r>
    </w:p>
  </w:comment>
  <w:comment w:id="29" w:author="Rekas, Miroslaw" w:date="2025-08-03T21:16:00Z" w:initials="RM">
    <w:p w14:paraId="2995C694" w14:textId="77777777" w:rsidR="00873C5E" w:rsidRDefault="00873C5E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</w:t>
      </w:r>
      <w:proofErr w:type="spellStart"/>
      <w:r w:rsidRPr="00FA3D89">
        <w:rPr>
          <w:lang w:val="en-US"/>
        </w:rPr>
        <w:t>rawImage</w:t>
      </w:r>
      <w:proofErr w:type="spellEnd"/>
      <w:r w:rsidRPr="00FA3D89">
        <w:rPr>
          <w:lang w:val="en-US"/>
        </w:rPr>
        <w:t>' in 'receive RAW image' shall be ensured</w:t>
      </w:r>
    </w:p>
    <w:p w14:paraId="5FB260EF" w14:textId="45A9031D" w:rsidR="00873C5E" w:rsidRDefault="00873C5E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3845ECB0" w14:textId="77777777" w:rsidR="00873C5E" w:rsidRPr="00F57863" w:rsidRDefault="00873C5E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</w:t>
      </w:r>
      <w:proofErr w:type="spellStart"/>
      <w:r w:rsidRPr="00F57863">
        <w:rPr>
          <w:lang w:val="en-US"/>
        </w:rPr>
        <w:t>rawImage</w:t>
      </w:r>
      <w:proofErr w:type="spellEnd"/>
      <w:r w:rsidRPr="00F57863">
        <w:rPr>
          <w:lang w:val="en-US"/>
        </w:rPr>
        <w:t>' in 'receive RAW image' shall be ensured</w:t>
      </w:r>
    </w:p>
    <w:p w14:paraId="7FE94FF7" w14:textId="6D95DAE0" w:rsidR="00873C5E" w:rsidRDefault="00873C5E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755BEBFC" w14:textId="2B1DA3F6" w:rsidR="00873C5E" w:rsidRPr="00872EA7" w:rsidRDefault="00873C5E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</w:t>
      </w:r>
      <w:proofErr w:type="spellStart"/>
      <w:r w:rsidRPr="00872EA7">
        <w:rPr>
          <w:lang w:val="en-US"/>
        </w:rPr>
        <w:t>FullResolutionProcessedImage</w:t>
      </w:r>
      <w:proofErr w:type="spellEnd"/>
      <w:r w:rsidRPr="00872EA7">
        <w:rPr>
          <w:lang w:val="en-US"/>
        </w:rPr>
        <w:t>' in 'scale image' shall be ensured</w:t>
      </w:r>
    </w:p>
    <w:p w14:paraId="2A7B76DB" w14:textId="77777777" w:rsidR="00873C5E" w:rsidRDefault="00873C5E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71C1B046" w14:textId="77777777" w:rsidR="00873C5E" w:rsidRDefault="00873C5E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TargetResolutionImage</w:t>
      </w:r>
      <w:proofErr w:type="spellEnd"/>
      <w:r w:rsidRPr="00AB5375">
        <w:rPr>
          <w:lang w:val="en-US"/>
        </w:rPr>
        <w:t>' in 'encode image'</w:t>
      </w:r>
    </w:p>
    <w:p w14:paraId="6921E790" w14:textId="77777777" w:rsidR="00873C5E" w:rsidRDefault="00873C5E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encodedImage</w:t>
      </w:r>
      <w:proofErr w:type="spellEnd"/>
      <w:r w:rsidRPr="00AB5375">
        <w:rPr>
          <w:lang w:val="en-US"/>
        </w:rPr>
        <w:t>' in 'dispatch image'</w:t>
      </w:r>
    </w:p>
    <w:p w14:paraId="33A8FF6E" w14:textId="77777777" w:rsidR="00873C5E" w:rsidRPr="00872EA7" w:rsidRDefault="00873C5E" w:rsidP="00872EA7">
      <w:pPr>
        <w:pStyle w:val="Listenabsatz"/>
        <w:numPr>
          <w:ilvl w:val="0"/>
          <w:numId w:val="9"/>
        </w:numPr>
        <w:rPr>
          <w:lang w:val="en-US"/>
        </w:rPr>
      </w:pPr>
    </w:p>
    <w:p w14:paraId="5979DEFF" w14:textId="77777777" w:rsidR="00873C5E" w:rsidRPr="00685347" w:rsidRDefault="00873C5E" w:rsidP="00872EA7">
      <w:pPr>
        <w:pStyle w:val="Kommentartext"/>
        <w:rPr>
          <w:lang w:val="en-US"/>
        </w:rPr>
      </w:pPr>
    </w:p>
  </w:comment>
  <w:comment w:id="32" w:author="Rekas, Miroslaw" w:date="2025-08-03T21:51:00Z" w:initials="RM">
    <w:p w14:paraId="34F86697" w14:textId="41EEC15F" w:rsidR="00873C5E" w:rsidRPr="00D14B48" w:rsidRDefault="00873C5E" w:rsidP="00D14B48">
      <w:pPr>
        <w:pStyle w:val="Kommentartext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D14B48">
        <w:rPr>
          <w:lang w:val="en-US"/>
        </w:rPr>
        <w:t>fault  (contrast-brightness) free reception of  '</w:t>
      </w:r>
      <w:proofErr w:type="spellStart"/>
      <w:r w:rsidRPr="00D14B48">
        <w:rPr>
          <w:lang w:val="en-US"/>
        </w:rPr>
        <w:t>RAWImage</w:t>
      </w:r>
      <w:proofErr w:type="spellEnd"/>
      <w:r>
        <w:rPr>
          <w:lang w:val="en-US"/>
        </w:rPr>
        <w:t>' in '</w:t>
      </w:r>
      <w:proofErr w:type="spellStart"/>
      <w:r>
        <w:rPr>
          <w:lang w:val="en-US"/>
        </w:rPr>
        <w:t>processImage</w:t>
      </w:r>
      <w:proofErr w:type="spellEnd"/>
      <w:r>
        <w:rPr>
          <w:lang w:val="en-US"/>
        </w:rPr>
        <w:t>'</w:t>
      </w:r>
    </w:p>
    <w:p w14:paraId="3F3B5060" w14:textId="535AE77B" w:rsidR="00873C5E" w:rsidRPr="00D14B48" w:rsidRDefault="00873C5E" w:rsidP="00D14B48">
      <w:pPr>
        <w:pStyle w:val="Kommentartext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</w:t>
      </w:r>
      <w:r w:rsidRPr="00D14B48">
        <w:rPr>
          <w:lang w:val="en-US"/>
        </w:rPr>
        <w:t>faulty</w:t>
      </w:r>
      <w:proofErr w:type="spellEnd"/>
      <w:r w:rsidRPr="00D14B48">
        <w:rPr>
          <w:lang w:val="en-US"/>
        </w:rPr>
        <w:t xml:space="preserve"> (contrast-brightness) free 'processing image' (function) shall be ensured</w:t>
      </w:r>
    </w:p>
  </w:comment>
  <w:comment w:id="35" w:author="Rekas, Miroslaw" w:date="2025-08-03T21:44:00Z" w:initials="RM">
    <w:p w14:paraId="007FA550" w14:textId="77777777" w:rsidR="00873C5E" w:rsidRDefault="00873C5E" w:rsidP="00F57863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'encode image' (function) shall be ensured</w:t>
      </w:r>
    </w:p>
    <w:p w14:paraId="04AB0987" w14:textId="3099347E" w:rsidR="00873C5E" w:rsidRPr="00F57863" w:rsidRDefault="00873C5E">
      <w:pPr>
        <w:pStyle w:val="Kommentartext"/>
        <w:rPr>
          <w:lang w:val="en-US"/>
        </w:rPr>
      </w:pPr>
    </w:p>
  </w:comment>
  <w:comment w:id="38" w:author="Rekas, Miroslaw" w:date="2025-08-03T21:47:00Z" w:initials="RM">
    <w:p w14:paraId="7F185178" w14:textId="48069B56" w:rsidR="00873C5E" w:rsidRPr="00F57863" w:rsidRDefault="00873C5E" w:rsidP="00F57863">
      <w:pPr>
        <w:pStyle w:val="Kommentartext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F57863">
        <w:rPr>
          <w:lang w:val="en-US"/>
        </w:rPr>
        <w:t>fault (contrast-brightness) free reception of '</w:t>
      </w:r>
      <w:proofErr w:type="spellStart"/>
      <w:r w:rsidRPr="00F57863">
        <w:rPr>
          <w:lang w:val="en-US"/>
        </w:rPr>
        <w:t>encodedImage</w:t>
      </w:r>
      <w:proofErr w:type="spellEnd"/>
      <w:r w:rsidRPr="00F57863">
        <w:rPr>
          <w:lang w:val="en-US"/>
        </w:rPr>
        <w:t>' in 'dispatch image'</w:t>
      </w:r>
    </w:p>
    <w:p w14:paraId="56E6E3E6" w14:textId="62FA66C5" w:rsidR="00873C5E" w:rsidRPr="00F57863" w:rsidRDefault="00873C5E" w:rsidP="00F57863">
      <w:pPr>
        <w:pStyle w:val="Kommentartext"/>
        <w:numPr>
          <w:ilvl w:val="0"/>
          <w:numId w:val="10"/>
        </w:numPr>
        <w:rPr>
          <w:lang w:val="en-US"/>
        </w:rPr>
      </w:pPr>
      <w:r w:rsidRPr="00F57863">
        <w:rPr>
          <w:lang w:val="en-US"/>
        </w:rPr>
        <w:t>fault (contrast-brightness) free 'dispatch image' (function)</w:t>
      </w:r>
    </w:p>
  </w:comment>
  <w:comment w:id="41" w:author="Rekas, Miroslaw" w:date="2025-08-03T22:13:00Z" w:initials="RM">
    <w:p w14:paraId="2B842D8D" w14:textId="77777777" w:rsidR="00873C5E" w:rsidRDefault="00873C5E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reception  of '</w:t>
      </w:r>
      <w:proofErr w:type="spellStart"/>
      <w:r w:rsidRPr="00AB5375">
        <w:rPr>
          <w:lang w:val="en-US"/>
        </w:rPr>
        <w:t>ImageMetaData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analyseImageMetaData</w:t>
      </w:r>
      <w:proofErr w:type="spellEnd"/>
      <w:r w:rsidRPr="00AB5375">
        <w:rPr>
          <w:lang w:val="en-US"/>
        </w:rPr>
        <w:t>' function shall be ensured</w:t>
      </w:r>
    </w:p>
    <w:p w14:paraId="36204B7B" w14:textId="4574C3B1" w:rsidR="00873C5E" w:rsidRDefault="00873C5E" w:rsidP="00CD2601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'</w:t>
      </w:r>
      <w:proofErr w:type="spellStart"/>
      <w:r w:rsidRPr="00AB5375">
        <w:rPr>
          <w:lang w:val="en-US"/>
        </w:rPr>
        <w:t>analyseImageMetaData</w:t>
      </w:r>
      <w:proofErr w:type="spellEnd"/>
      <w:r w:rsidRPr="00AB5375">
        <w:rPr>
          <w:lang w:val="en-US"/>
        </w:rPr>
        <w:t>' (function) shall be ensured</w:t>
      </w:r>
    </w:p>
    <w:p w14:paraId="1592ABA8" w14:textId="36D0080D" w:rsidR="00873C5E" w:rsidRPr="00CD2601" w:rsidRDefault="00873C5E">
      <w:pPr>
        <w:pStyle w:val="Kommentartext"/>
        <w:rPr>
          <w:lang w:val="en-US"/>
        </w:rPr>
      </w:pPr>
    </w:p>
  </w:comment>
  <w:comment w:id="44" w:author="Rekas, Miroslaw" w:date="2025-08-03T22:20:00Z" w:initials="RM">
    <w:p w14:paraId="36EEA066" w14:textId="77777777" w:rsidR="00873C5E" w:rsidRDefault="00873C5E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shall be ensured</w:t>
      </w:r>
    </w:p>
    <w:p w14:paraId="734F8ECB" w14:textId="77777777" w:rsidR="00873C5E" w:rsidRDefault="00873C5E" w:rsidP="00877364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reception of '</w:t>
      </w:r>
      <w:proofErr w:type="spellStart"/>
      <w:r w:rsidRPr="00AB5375">
        <w:rPr>
          <w:lang w:val="en-US"/>
        </w:rPr>
        <w:t>VideoConfiguration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function shall be ensured</w:t>
      </w:r>
    </w:p>
    <w:p w14:paraId="450B7276" w14:textId="6333025D" w:rsidR="00873C5E" w:rsidRPr="00CD2601" w:rsidRDefault="00873C5E">
      <w:pPr>
        <w:pStyle w:val="Kommentartext"/>
        <w:rPr>
          <w:lang w:val="en-U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27DE40B" w15:done="0"/>
  <w15:commentEx w15:paraId="21B8C042" w15:done="0"/>
  <w15:commentEx w15:paraId="11F6C45A" w15:done="0"/>
  <w15:commentEx w15:paraId="74464B90" w15:done="0"/>
  <w15:commentEx w15:paraId="34C289C7" w15:done="0"/>
  <w15:commentEx w15:paraId="562CC3BA" w15:done="0"/>
  <w15:commentEx w15:paraId="382CFBF7" w15:done="0"/>
  <w15:commentEx w15:paraId="5979DEFF" w15:done="0"/>
  <w15:commentEx w15:paraId="3F3B5060" w15:done="0"/>
  <w15:commentEx w15:paraId="04AB0987" w15:done="0"/>
  <w15:commentEx w15:paraId="56E6E3E6" w15:done="0"/>
  <w15:commentEx w15:paraId="1592ABA8" w15:done="0"/>
  <w15:commentEx w15:paraId="450B727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CD2"/>
    <w:multiLevelType w:val="hybridMultilevel"/>
    <w:tmpl w:val="B1186D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E6AF2"/>
    <w:multiLevelType w:val="hybridMultilevel"/>
    <w:tmpl w:val="4106E06A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EB2841"/>
    <w:multiLevelType w:val="hybridMultilevel"/>
    <w:tmpl w:val="115689F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08A3A19"/>
    <w:multiLevelType w:val="hybridMultilevel"/>
    <w:tmpl w:val="2190FD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5E75"/>
    <w:multiLevelType w:val="hybridMultilevel"/>
    <w:tmpl w:val="CDB89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F0E24"/>
    <w:multiLevelType w:val="hybridMultilevel"/>
    <w:tmpl w:val="056E9C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660F6"/>
    <w:multiLevelType w:val="hybridMultilevel"/>
    <w:tmpl w:val="B1D4C6EE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13CCC"/>
    <w:multiLevelType w:val="hybridMultilevel"/>
    <w:tmpl w:val="59F6A9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11650"/>
    <w:multiLevelType w:val="hybridMultilevel"/>
    <w:tmpl w:val="7BA048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FF7F0A"/>
    <w:multiLevelType w:val="hybridMultilevel"/>
    <w:tmpl w:val="EFB6A7B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>
      <w:start w:val="1"/>
      <w:numFmt w:val="decimal"/>
      <w:lvlText w:val="%4."/>
      <w:lvlJc w:val="left"/>
      <w:pPr>
        <w:ind w:left="3600" w:hanging="360"/>
      </w:pPr>
    </w:lvl>
    <w:lvl w:ilvl="4" w:tplc="04070019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660ABF"/>
    <w:multiLevelType w:val="hybridMultilevel"/>
    <w:tmpl w:val="F8160B5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5071C6"/>
    <w:multiLevelType w:val="hybridMultilevel"/>
    <w:tmpl w:val="0F9043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E16D9"/>
    <w:multiLevelType w:val="hybridMultilevel"/>
    <w:tmpl w:val="911672F0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AF92AA8"/>
    <w:multiLevelType w:val="hybridMultilevel"/>
    <w:tmpl w:val="3F74A820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F556E9"/>
    <w:multiLevelType w:val="hybridMultilevel"/>
    <w:tmpl w:val="DB165602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82520"/>
    <w:multiLevelType w:val="hybridMultilevel"/>
    <w:tmpl w:val="FFE24B4E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15F93"/>
    <w:multiLevelType w:val="hybridMultilevel"/>
    <w:tmpl w:val="B2DE8FE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6BF54EA"/>
    <w:multiLevelType w:val="hybridMultilevel"/>
    <w:tmpl w:val="A8DA59FA"/>
    <w:lvl w:ilvl="0" w:tplc="1F901D76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5647E"/>
    <w:multiLevelType w:val="hybridMultilevel"/>
    <w:tmpl w:val="88DABD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A2DF7"/>
    <w:multiLevelType w:val="hybridMultilevel"/>
    <w:tmpl w:val="0BD2ED5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6C03F8A"/>
    <w:multiLevelType w:val="hybridMultilevel"/>
    <w:tmpl w:val="C570D0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22603"/>
    <w:multiLevelType w:val="hybridMultilevel"/>
    <w:tmpl w:val="60BEE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A1939"/>
    <w:multiLevelType w:val="hybridMultilevel"/>
    <w:tmpl w:val="92BA899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D557F1"/>
    <w:multiLevelType w:val="hybridMultilevel"/>
    <w:tmpl w:val="FEF8FF8A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348D4"/>
    <w:multiLevelType w:val="hybridMultilevel"/>
    <w:tmpl w:val="76F2B47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91149E4"/>
    <w:multiLevelType w:val="hybridMultilevel"/>
    <w:tmpl w:val="DBE43B9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5"/>
  </w:num>
  <w:num w:numId="3">
    <w:abstractNumId w:val="4"/>
  </w:num>
  <w:num w:numId="4">
    <w:abstractNumId w:val="21"/>
  </w:num>
  <w:num w:numId="5">
    <w:abstractNumId w:val="18"/>
  </w:num>
  <w:num w:numId="6">
    <w:abstractNumId w:val="6"/>
  </w:num>
  <w:num w:numId="7">
    <w:abstractNumId w:val="0"/>
  </w:num>
  <w:num w:numId="8">
    <w:abstractNumId w:val="17"/>
  </w:num>
  <w:num w:numId="9">
    <w:abstractNumId w:val="23"/>
  </w:num>
  <w:num w:numId="10">
    <w:abstractNumId w:val="14"/>
  </w:num>
  <w:num w:numId="11">
    <w:abstractNumId w:val="3"/>
  </w:num>
  <w:num w:numId="12">
    <w:abstractNumId w:val="15"/>
  </w:num>
  <w:num w:numId="13">
    <w:abstractNumId w:val="11"/>
  </w:num>
  <w:num w:numId="14">
    <w:abstractNumId w:val="5"/>
  </w:num>
  <w:num w:numId="15">
    <w:abstractNumId w:val="13"/>
  </w:num>
  <w:num w:numId="16">
    <w:abstractNumId w:val="8"/>
  </w:num>
  <w:num w:numId="17">
    <w:abstractNumId w:val="22"/>
  </w:num>
  <w:num w:numId="18">
    <w:abstractNumId w:val="16"/>
  </w:num>
  <w:num w:numId="19">
    <w:abstractNumId w:val="19"/>
  </w:num>
  <w:num w:numId="20">
    <w:abstractNumId w:val="10"/>
  </w:num>
  <w:num w:numId="21">
    <w:abstractNumId w:val="2"/>
  </w:num>
  <w:num w:numId="22">
    <w:abstractNumId w:val="1"/>
  </w:num>
  <w:num w:numId="23">
    <w:abstractNumId w:val="24"/>
  </w:num>
  <w:num w:numId="24">
    <w:abstractNumId w:val="12"/>
  </w:num>
  <w:num w:numId="25">
    <w:abstractNumId w:val="7"/>
  </w:num>
  <w:num w:numId="2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kas, Miroslaw">
    <w15:presenceInfo w15:providerId="AD" w15:userId="S-1-5-21-1240930611-1389638167-740312968-35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C7"/>
    <w:rsid w:val="0000537E"/>
    <w:rsid w:val="00014F33"/>
    <w:rsid w:val="000152A8"/>
    <w:rsid w:val="000268F2"/>
    <w:rsid w:val="000366B1"/>
    <w:rsid w:val="00036ADE"/>
    <w:rsid w:val="0004404E"/>
    <w:rsid w:val="00044669"/>
    <w:rsid w:val="000510B6"/>
    <w:rsid w:val="000715AE"/>
    <w:rsid w:val="000928B7"/>
    <w:rsid w:val="000A5945"/>
    <w:rsid w:val="00113938"/>
    <w:rsid w:val="00116DF0"/>
    <w:rsid w:val="00117A09"/>
    <w:rsid w:val="0013685B"/>
    <w:rsid w:val="00140670"/>
    <w:rsid w:val="00160D46"/>
    <w:rsid w:val="00175275"/>
    <w:rsid w:val="0017610A"/>
    <w:rsid w:val="001A5003"/>
    <w:rsid w:val="001C2573"/>
    <w:rsid w:val="001C3A47"/>
    <w:rsid w:val="001E524D"/>
    <w:rsid w:val="001F2571"/>
    <w:rsid w:val="00202D25"/>
    <w:rsid w:val="002034FA"/>
    <w:rsid w:val="00222FE1"/>
    <w:rsid w:val="002C252E"/>
    <w:rsid w:val="002D27E7"/>
    <w:rsid w:val="002E26DE"/>
    <w:rsid w:val="00303BF5"/>
    <w:rsid w:val="0034700C"/>
    <w:rsid w:val="00350177"/>
    <w:rsid w:val="00351D1A"/>
    <w:rsid w:val="0035204B"/>
    <w:rsid w:val="00363B6C"/>
    <w:rsid w:val="00375796"/>
    <w:rsid w:val="00376B00"/>
    <w:rsid w:val="00387D52"/>
    <w:rsid w:val="003A24DD"/>
    <w:rsid w:val="003A593B"/>
    <w:rsid w:val="003B0C1F"/>
    <w:rsid w:val="003B502D"/>
    <w:rsid w:val="003C7CD8"/>
    <w:rsid w:val="003D3FB0"/>
    <w:rsid w:val="003E4522"/>
    <w:rsid w:val="003F408E"/>
    <w:rsid w:val="00416F42"/>
    <w:rsid w:val="0044287A"/>
    <w:rsid w:val="00457544"/>
    <w:rsid w:val="00472681"/>
    <w:rsid w:val="00487F3F"/>
    <w:rsid w:val="004A0CB3"/>
    <w:rsid w:val="004A369F"/>
    <w:rsid w:val="004A3CD0"/>
    <w:rsid w:val="004B6E0C"/>
    <w:rsid w:val="004D0F40"/>
    <w:rsid w:val="004D1348"/>
    <w:rsid w:val="004D635E"/>
    <w:rsid w:val="005008B5"/>
    <w:rsid w:val="00511EF3"/>
    <w:rsid w:val="00544478"/>
    <w:rsid w:val="00544F71"/>
    <w:rsid w:val="005605A7"/>
    <w:rsid w:val="00565754"/>
    <w:rsid w:val="00572D79"/>
    <w:rsid w:val="00583F7D"/>
    <w:rsid w:val="005A2131"/>
    <w:rsid w:val="005A6495"/>
    <w:rsid w:val="005B4FD8"/>
    <w:rsid w:val="005B6C49"/>
    <w:rsid w:val="005C4F15"/>
    <w:rsid w:val="005D63AE"/>
    <w:rsid w:val="005E1C4B"/>
    <w:rsid w:val="00603D9C"/>
    <w:rsid w:val="0060512A"/>
    <w:rsid w:val="00647261"/>
    <w:rsid w:val="0065129B"/>
    <w:rsid w:val="00666ADC"/>
    <w:rsid w:val="00682A51"/>
    <w:rsid w:val="00685347"/>
    <w:rsid w:val="0069526E"/>
    <w:rsid w:val="00696887"/>
    <w:rsid w:val="006F4B78"/>
    <w:rsid w:val="00700A93"/>
    <w:rsid w:val="00701A0D"/>
    <w:rsid w:val="00704B53"/>
    <w:rsid w:val="00717CA7"/>
    <w:rsid w:val="00726CE5"/>
    <w:rsid w:val="007B01A1"/>
    <w:rsid w:val="007C61C5"/>
    <w:rsid w:val="007D22A6"/>
    <w:rsid w:val="007D5782"/>
    <w:rsid w:val="007F669F"/>
    <w:rsid w:val="008033F2"/>
    <w:rsid w:val="008714B9"/>
    <w:rsid w:val="00872EA7"/>
    <w:rsid w:val="00873C5E"/>
    <w:rsid w:val="00877364"/>
    <w:rsid w:val="008874D0"/>
    <w:rsid w:val="008956BE"/>
    <w:rsid w:val="008A1351"/>
    <w:rsid w:val="008A664E"/>
    <w:rsid w:val="008B7883"/>
    <w:rsid w:val="008C3DF9"/>
    <w:rsid w:val="008F2A0A"/>
    <w:rsid w:val="008F36F1"/>
    <w:rsid w:val="00907114"/>
    <w:rsid w:val="009230FC"/>
    <w:rsid w:val="00980AC4"/>
    <w:rsid w:val="009812EF"/>
    <w:rsid w:val="009914B2"/>
    <w:rsid w:val="009958E8"/>
    <w:rsid w:val="009B5AC4"/>
    <w:rsid w:val="00A03CC5"/>
    <w:rsid w:val="00A17264"/>
    <w:rsid w:val="00A411ED"/>
    <w:rsid w:val="00A63480"/>
    <w:rsid w:val="00A80661"/>
    <w:rsid w:val="00A86974"/>
    <w:rsid w:val="00AA51BC"/>
    <w:rsid w:val="00AB0DB0"/>
    <w:rsid w:val="00AB5375"/>
    <w:rsid w:val="00B05A53"/>
    <w:rsid w:val="00B10BA2"/>
    <w:rsid w:val="00B214C9"/>
    <w:rsid w:val="00B7790A"/>
    <w:rsid w:val="00BB43B9"/>
    <w:rsid w:val="00BB6B41"/>
    <w:rsid w:val="00C176B0"/>
    <w:rsid w:val="00C20D4A"/>
    <w:rsid w:val="00C50CDD"/>
    <w:rsid w:val="00C70ED0"/>
    <w:rsid w:val="00C75D56"/>
    <w:rsid w:val="00C85D50"/>
    <w:rsid w:val="00CC4127"/>
    <w:rsid w:val="00CD140F"/>
    <w:rsid w:val="00CD2601"/>
    <w:rsid w:val="00CE382B"/>
    <w:rsid w:val="00CF1F79"/>
    <w:rsid w:val="00D06793"/>
    <w:rsid w:val="00D1259D"/>
    <w:rsid w:val="00D14B48"/>
    <w:rsid w:val="00D15B7F"/>
    <w:rsid w:val="00D4321A"/>
    <w:rsid w:val="00D5374D"/>
    <w:rsid w:val="00D74E61"/>
    <w:rsid w:val="00D81032"/>
    <w:rsid w:val="00D82396"/>
    <w:rsid w:val="00DB02D1"/>
    <w:rsid w:val="00DB1A9F"/>
    <w:rsid w:val="00DD261B"/>
    <w:rsid w:val="00DD3306"/>
    <w:rsid w:val="00DF0AC7"/>
    <w:rsid w:val="00DF369E"/>
    <w:rsid w:val="00E04855"/>
    <w:rsid w:val="00E26EE0"/>
    <w:rsid w:val="00E45612"/>
    <w:rsid w:val="00E50E1E"/>
    <w:rsid w:val="00E51264"/>
    <w:rsid w:val="00E54B1A"/>
    <w:rsid w:val="00E60122"/>
    <w:rsid w:val="00E87660"/>
    <w:rsid w:val="00EA20AC"/>
    <w:rsid w:val="00ED5F35"/>
    <w:rsid w:val="00EE361F"/>
    <w:rsid w:val="00F26D6A"/>
    <w:rsid w:val="00F273D3"/>
    <w:rsid w:val="00F54492"/>
    <w:rsid w:val="00F57863"/>
    <w:rsid w:val="00F72E7B"/>
    <w:rsid w:val="00F74101"/>
    <w:rsid w:val="00F85B28"/>
    <w:rsid w:val="00F8607B"/>
    <w:rsid w:val="00F917BF"/>
    <w:rsid w:val="00FA3D89"/>
    <w:rsid w:val="00FA5F12"/>
    <w:rsid w:val="00FB3D80"/>
    <w:rsid w:val="00FB46A6"/>
    <w:rsid w:val="00FD05E6"/>
    <w:rsid w:val="00FD6149"/>
    <w:rsid w:val="00FE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C031"/>
  <w15:chartTrackingRefBased/>
  <w15:docId w15:val="{38A6526A-C91B-4E9D-B82E-2ECE8868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5F35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2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2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2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2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26D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E2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E26DE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semiHidden/>
    <w:unhideWhenUsed/>
    <w:rsid w:val="004D63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rg-polarion-p1.mekra.net/polarion/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C1D60-FC84-4C62-930B-355E4656F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2696</Words>
  <Characters>16989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MEKRA Lang GmbH &amp; Co. KG</Company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Rekas, Miroslaw</dc:creator>
  <cp:keywords/>
  <dc:description/>
  <cp:lastModifiedBy>Rekas, Miroslaw</cp:lastModifiedBy>
  <cp:revision>12</cp:revision>
  <dcterms:created xsi:type="dcterms:W3CDTF">2025-09-16T13:53:00Z</dcterms:created>
  <dcterms:modified xsi:type="dcterms:W3CDTF">2025-09-17T11:49:00Z</dcterms:modified>
</cp:coreProperties>
</file>