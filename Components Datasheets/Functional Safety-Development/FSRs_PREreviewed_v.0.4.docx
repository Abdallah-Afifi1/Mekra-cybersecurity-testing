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1D35DB" w14:textId="1DF5600C" w:rsidR="004D635E" w:rsidRDefault="00E60122" w:rsidP="00D15B7F">
      <w:pPr>
        <w:rPr>
          <w:rStyle w:val="Hyperlink"/>
          <w:lang w:val="en-US"/>
        </w:rPr>
      </w:pPr>
      <w:hyperlink r:id="rId6" w:anchor="/project/11_P_01467_MEKRA_Vision_Controller/repository/browser" w:history="1">
        <w:r w:rsidR="004D635E" w:rsidRPr="00D82396">
          <w:rPr>
            <w:rStyle w:val="Hyperlink"/>
            <w:lang w:val="en-US"/>
          </w:rPr>
          <w:t>Repository Browser &lt; 11_P_01467_MEKRA_Vision_Controller</w:t>
        </w:r>
      </w:hyperlink>
    </w:p>
    <w:p w14:paraId="697278B6" w14:textId="5539566E" w:rsidR="00EA20AC" w:rsidRPr="00D15B7F" w:rsidRDefault="00513F5B" w:rsidP="00D15B7F">
      <w:pPr>
        <w:rPr>
          <w:lang w:val="en-US"/>
        </w:rPr>
      </w:pPr>
      <w:hyperlink r:id="rId7" w:anchor="/project/11_P_01467_MEKRA_Vision_Controller/repository/browser" w:history="1">
        <w:r w:rsidR="00EA20AC" w:rsidRPr="00EA20AC">
          <w:rPr>
            <w:rStyle w:val="Hyperlink"/>
            <w:lang w:val="en-US"/>
          </w:rPr>
          <w:t>Repository Browser &lt; 11_P_01467_MEKRA_Vision_Controller</w:t>
        </w:r>
      </w:hyperlink>
    </w:p>
    <w:p w14:paraId="598EF96A" w14:textId="77777777" w:rsidR="00ED5F35" w:rsidRDefault="00ED5F35" w:rsidP="00D15B7F">
      <w:pPr>
        <w:rPr>
          <w:lang w:val="en-US"/>
        </w:rPr>
      </w:pPr>
    </w:p>
    <w:p w14:paraId="5D0348F3" w14:textId="6D10A308" w:rsidR="00CD140F" w:rsidRDefault="00CD140F" w:rsidP="00D15B7F">
      <w:pPr>
        <w:rPr>
          <w:lang w:val="en-US"/>
        </w:rPr>
      </w:pPr>
      <w:r>
        <w:rPr>
          <w:lang w:val="en-US"/>
        </w:rPr>
        <w:t>FSR:</w:t>
      </w:r>
    </w:p>
    <w:p w14:paraId="324B5488" w14:textId="747B6EF9" w:rsidR="007B01A1" w:rsidRPr="007B01A1" w:rsidRDefault="007B01A1" w:rsidP="007B01A1">
      <w:pPr>
        <w:pStyle w:val="Listenabsatz"/>
        <w:numPr>
          <w:ilvl w:val="0"/>
          <w:numId w:val="2"/>
        </w:numPr>
        <w:rPr>
          <w:b/>
          <w:u w:val="single"/>
          <w:lang w:val="en-US"/>
        </w:rPr>
      </w:pPr>
      <w:r w:rsidRPr="007B01A1">
        <w:rPr>
          <w:b/>
          <w:u w:val="single"/>
          <w:lang w:val="en-US"/>
        </w:rPr>
        <w:t>Definitions:</w:t>
      </w:r>
    </w:p>
    <w:p w14:paraId="62126C44" w14:textId="16B61586" w:rsidR="00CD140F" w:rsidRDefault="00CD140F" w:rsidP="007B01A1">
      <w:pPr>
        <w:pStyle w:val="Listenabsatz"/>
        <w:numPr>
          <w:ilvl w:val="1"/>
          <w:numId w:val="2"/>
        </w:numPr>
        <w:rPr>
          <w:lang w:val="en-US"/>
        </w:rPr>
      </w:pPr>
      <w:commentRangeStart w:id="0"/>
      <w:r>
        <w:rPr>
          <w:lang w:val="en-US"/>
        </w:rPr>
        <w:t>SafeState definition</w:t>
      </w:r>
      <w:commentRangeEnd w:id="0"/>
      <w:r w:rsidR="005E6632">
        <w:rPr>
          <w:rStyle w:val="Kommentarzeichen"/>
        </w:rPr>
        <w:commentReference w:id="0"/>
      </w:r>
    </w:p>
    <w:p w14:paraId="06C3EE5B" w14:textId="24ED144F" w:rsidR="00696887" w:rsidRDefault="00696887" w:rsidP="007B01A1">
      <w:pPr>
        <w:pStyle w:val="Listenabsatz"/>
        <w:numPr>
          <w:ilvl w:val="2"/>
          <w:numId w:val="2"/>
        </w:numPr>
        <w:rPr>
          <w:lang w:val="en-US"/>
        </w:rPr>
      </w:pPr>
      <w:r>
        <w:rPr>
          <w:lang w:val="en-US"/>
        </w:rPr>
        <w:t>The SafeState is represented as NO output of any video image on the communication link towards vehicle.</w:t>
      </w:r>
    </w:p>
    <w:p w14:paraId="4D3C5CE5" w14:textId="11AE0126" w:rsidR="0069526E" w:rsidRDefault="0069526E" w:rsidP="007B01A1">
      <w:pPr>
        <w:pStyle w:val="Listenabsatz"/>
        <w:numPr>
          <w:ilvl w:val="1"/>
          <w:numId w:val="2"/>
        </w:numPr>
        <w:rPr>
          <w:lang w:val="en-US"/>
        </w:rPr>
      </w:pPr>
      <w:r>
        <w:rPr>
          <w:lang w:val="en-US"/>
        </w:rPr>
        <w:t>Video Stream definition</w:t>
      </w:r>
    </w:p>
    <w:p w14:paraId="5B6ED250" w14:textId="3630E15C" w:rsidR="0069526E" w:rsidRDefault="0069526E" w:rsidP="007B01A1">
      <w:pPr>
        <w:pStyle w:val="Listenabsatz"/>
        <w:numPr>
          <w:ilvl w:val="2"/>
          <w:numId w:val="2"/>
        </w:numPr>
        <w:rPr>
          <w:lang w:val="en-US"/>
        </w:rPr>
      </w:pPr>
      <w:r>
        <w:rPr>
          <w:lang w:val="en-US"/>
        </w:rPr>
        <w:t xml:space="preserve">A </w:t>
      </w:r>
      <w:r w:rsidR="000928B7">
        <w:rPr>
          <w:lang w:val="en-US"/>
        </w:rPr>
        <w:t xml:space="preserve">sequence of </w:t>
      </w:r>
      <w:r w:rsidR="00696887">
        <w:rPr>
          <w:lang w:val="en-US"/>
        </w:rPr>
        <w:t xml:space="preserve">consecutive </w:t>
      </w:r>
      <w:r w:rsidR="000928B7">
        <w:rPr>
          <w:lang w:val="en-US"/>
        </w:rPr>
        <w:t>images</w:t>
      </w:r>
    </w:p>
    <w:p w14:paraId="6AA6F1FE" w14:textId="7A91A9AD" w:rsidR="0069526E" w:rsidRDefault="0069526E" w:rsidP="007B01A1">
      <w:pPr>
        <w:pStyle w:val="Listenabsatz"/>
        <w:numPr>
          <w:ilvl w:val="1"/>
          <w:numId w:val="2"/>
        </w:numPr>
        <w:rPr>
          <w:lang w:val="en-US"/>
        </w:rPr>
      </w:pPr>
      <w:r>
        <w:rPr>
          <w:lang w:val="en-US"/>
        </w:rPr>
        <w:t>Delayed Video Stream</w:t>
      </w:r>
    </w:p>
    <w:p w14:paraId="41275665" w14:textId="0B448A78" w:rsidR="0069526E" w:rsidRDefault="0069526E" w:rsidP="007B01A1">
      <w:pPr>
        <w:pStyle w:val="Listenabsatz"/>
        <w:numPr>
          <w:ilvl w:val="2"/>
          <w:numId w:val="2"/>
        </w:numPr>
        <w:rPr>
          <w:lang w:val="en-US"/>
        </w:rPr>
      </w:pPr>
      <w:r>
        <w:rPr>
          <w:lang w:val="en-US"/>
        </w:rPr>
        <w:t xml:space="preserve">A ‘Video Stream’ </w:t>
      </w:r>
      <w:r w:rsidR="000928B7">
        <w:rPr>
          <w:lang w:val="en-US"/>
        </w:rPr>
        <w:t xml:space="preserve">consisting of images </w:t>
      </w:r>
      <w:r w:rsidR="00D15B7F">
        <w:rPr>
          <w:lang w:val="en-US"/>
        </w:rPr>
        <w:t xml:space="preserve">older than 50ms (compared to </w:t>
      </w:r>
      <w:r w:rsidR="00696887">
        <w:rPr>
          <w:lang w:val="en-US"/>
        </w:rPr>
        <w:t xml:space="preserve">the </w:t>
      </w:r>
      <w:r w:rsidR="00D15B7F">
        <w:rPr>
          <w:lang w:val="en-US"/>
        </w:rPr>
        <w:t>time of reception).</w:t>
      </w:r>
    </w:p>
    <w:p w14:paraId="6EA478FA" w14:textId="3EA62037" w:rsidR="000928B7" w:rsidRDefault="000928B7" w:rsidP="007B01A1">
      <w:pPr>
        <w:pStyle w:val="Listenabsatz"/>
        <w:numPr>
          <w:ilvl w:val="1"/>
          <w:numId w:val="2"/>
        </w:numPr>
        <w:rPr>
          <w:lang w:val="en-US"/>
        </w:rPr>
      </w:pPr>
      <w:r>
        <w:rPr>
          <w:lang w:val="en-US"/>
        </w:rPr>
        <w:t>Frozen Video Stream</w:t>
      </w:r>
    </w:p>
    <w:p w14:paraId="59BD3086" w14:textId="142B9366" w:rsidR="007D22A6" w:rsidRDefault="000928B7" w:rsidP="007B01A1">
      <w:pPr>
        <w:pStyle w:val="Listenabsatz"/>
        <w:numPr>
          <w:ilvl w:val="2"/>
          <w:numId w:val="2"/>
        </w:numPr>
        <w:rPr>
          <w:lang w:val="en-US"/>
        </w:rPr>
      </w:pPr>
      <w:r>
        <w:rPr>
          <w:lang w:val="en-US"/>
        </w:rPr>
        <w:t xml:space="preserve">A sequence of </w:t>
      </w:r>
      <w:r w:rsidR="00350177">
        <w:rPr>
          <w:lang w:val="en-US"/>
        </w:rPr>
        <w:t xml:space="preserve">more than N (==2) </w:t>
      </w:r>
      <w:r>
        <w:rPr>
          <w:lang w:val="en-US"/>
        </w:rPr>
        <w:t>identical images</w:t>
      </w:r>
    </w:p>
    <w:p w14:paraId="171FAA89" w14:textId="72A2D9B9" w:rsidR="003B0C1F" w:rsidRDefault="003B0C1F" w:rsidP="003B0C1F">
      <w:pPr>
        <w:pStyle w:val="Listenabsatz"/>
        <w:numPr>
          <w:ilvl w:val="1"/>
          <w:numId w:val="2"/>
        </w:numPr>
        <w:rPr>
          <w:lang w:val="en-US"/>
        </w:rPr>
      </w:pPr>
      <w:r w:rsidRPr="00907114">
        <w:rPr>
          <w:lang w:val="en-US"/>
        </w:rPr>
        <w:t>VideoStreamConfiguration</w:t>
      </w:r>
    </w:p>
    <w:p w14:paraId="6C877049" w14:textId="655A8B37" w:rsidR="003B0C1F" w:rsidRPr="003B0C1F" w:rsidRDefault="00B10BA2" w:rsidP="003B0C1F">
      <w:pPr>
        <w:pStyle w:val="Listenabsatz"/>
        <w:numPr>
          <w:ilvl w:val="2"/>
          <w:numId w:val="2"/>
        </w:numPr>
        <w:rPr>
          <w:lang w:val="en-US"/>
        </w:rPr>
      </w:pPr>
      <w:r w:rsidRPr="00B10BA2">
        <w:rPr>
          <w:lang w:val="en-US"/>
        </w:rPr>
        <w:t xml:space="preserve"> </w:t>
      </w:r>
      <w:r>
        <w:rPr>
          <w:lang w:val="en-US"/>
        </w:rPr>
        <w:t xml:space="preserve">All Functional Safety relevant parameters that </w:t>
      </w:r>
      <w:r w:rsidR="008A664E">
        <w:rPr>
          <w:lang w:val="en-US"/>
        </w:rPr>
        <w:t>are</w:t>
      </w:r>
      <w:r>
        <w:rPr>
          <w:lang w:val="en-US"/>
        </w:rPr>
        <w:t xml:space="preserve"> needed to guarantee safety of system</w:t>
      </w:r>
      <w:r w:rsidR="008A664E">
        <w:rPr>
          <w:lang w:val="en-US"/>
        </w:rPr>
        <w:t xml:space="preserve"> (e.g.: zoom settings, FoV, max. operating temperature)</w:t>
      </w:r>
      <w:r w:rsidDel="00B10BA2">
        <w:rPr>
          <w:lang w:val="en-US"/>
        </w:rPr>
        <w:t xml:space="preserve"> </w:t>
      </w:r>
    </w:p>
    <w:p w14:paraId="2CA6220B" w14:textId="5C7A0737" w:rsidR="003B0C1F" w:rsidRDefault="007F669F" w:rsidP="007B01A1">
      <w:pPr>
        <w:pStyle w:val="Listenabsatz"/>
        <w:numPr>
          <w:ilvl w:val="1"/>
          <w:numId w:val="2"/>
        </w:numPr>
        <w:rPr>
          <w:lang w:val="en-US"/>
        </w:rPr>
      </w:pPr>
      <w:r>
        <w:rPr>
          <w:lang w:val="en-US"/>
        </w:rPr>
        <w:t>FS-DiagnosticsInformation</w:t>
      </w:r>
    </w:p>
    <w:p w14:paraId="3125FF65" w14:textId="5073ADAF" w:rsidR="003B0C1F" w:rsidRDefault="007F669F" w:rsidP="003B0C1F">
      <w:pPr>
        <w:pStyle w:val="Listenabsatz"/>
        <w:numPr>
          <w:ilvl w:val="2"/>
          <w:numId w:val="2"/>
        </w:numPr>
        <w:rPr>
          <w:lang w:val="en-US"/>
        </w:rPr>
      </w:pPr>
      <w:r>
        <w:rPr>
          <w:lang w:val="en-US"/>
        </w:rPr>
        <w:t>All Functional Safety relevant information that is needed to guarantee safety of system.</w:t>
      </w:r>
    </w:p>
    <w:p w14:paraId="0F17D167" w14:textId="77777777" w:rsidR="00E51264" w:rsidRDefault="007D22A6" w:rsidP="00E51264">
      <w:pPr>
        <w:pStyle w:val="Listenabsatz"/>
        <w:numPr>
          <w:ilvl w:val="1"/>
          <w:numId w:val="2"/>
        </w:numPr>
        <w:rPr>
          <w:lang w:val="en-US"/>
        </w:rPr>
      </w:pPr>
      <w:r>
        <w:rPr>
          <w:lang w:val="en-US"/>
        </w:rPr>
        <w:t>Detail Lossy Stream</w:t>
      </w:r>
    </w:p>
    <w:p w14:paraId="489C2EBE" w14:textId="3CAE8B03" w:rsidR="00A03CC5" w:rsidRPr="00E51264" w:rsidRDefault="00A03CC5" w:rsidP="00E51264">
      <w:pPr>
        <w:pStyle w:val="Listenabsatz"/>
        <w:numPr>
          <w:ilvl w:val="2"/>
          <w:numId w:val="2"/>
        </w:numPr>
        <w:rPr>
          <w:lang w:val="en-US"/>
        </w:rPr>
      </w:pPr>
      <w:r w:rsidRPr="00E51264">
        <w:rPr>
          <w:lang w:val="en-US"/>
        </w:rPr>
        <w:t>‘Video Stream’ that violates SG3</w:t>
      </w:r>
    </w:p>
    <w:p w14:paraId="6650C43B" w14:textId="03A2B691" w:rsidR="00FA3D89" w:rsidRDefault="00FA3D89" w:rsidP="007B01A1">
      <w:pPr>
        <w:pStyle w:val="Listenabsatz"/>
        <w:numPr>
          <w:ilvl w:val="1"/>
          <w:numId w:val="2"/>
        </w:numPr>
        <w:rPr>
          <w:lang w:val="en-US"/>
        </w:rPr>
      </w:pPr>
      <w:r>
        <w:rPr>
          <w:lang w:val="en-US"/>
        </w:rPr>
        <w:t>Wrong FieldOfView Stream</w:t>
      </w:r>
    </w:p>
    <w:p w14:paraId="14429D3D" w14:textId="0998C21D" w:rsidR="00FA3D89" w:rsidRPr="00FA3D89" w:rsidRDefault="00FA5F12" w:rsidP="007B01A1">
      <w:pPr>
        <w:pStyle w:val="Listenabsatz"/>
        <w:numPr>
          <w:ilvl w:val="2"/>
          <w:numId w:val="2"/>
        </w:numPr>
        <w:rPr>
          <w:lang w:val="en-US"/>
        </w:rPr>
      </w:pPr>
      <w:r>
        <w:rPr>
          <w:lang w:val="en-US"/>
        </w:rPr>
        <w:t xml:space="preserve">‘Video Stream’ that violates SG4 </w:t>
      </w:r>
    </w:p>
    <w:p w14:paraId="2010B24F" w14:textId="79DAC57F" w:rsidR="00175275" w:rsidRDefault="00175275" w:rsidP="007B01A1">
      <w:pPr>
        <w:pStyle w:val="Listenabsatz"/>
        <w:numPr>
          <w:ilvl w:val="1"/>
          <w:numId w:val="2"/>
        </w:numPr>
        <w:rPr>
          <w:lang w:val="en-US"/>
        </w:rPr>
      </w:pPr>
      <w:r>
        <w:rPr>
          <w:lang w:val="en-US"/>
        </w:rPr>
        <w:t>SafetyRequirement Violation</w:t>
      </w:r>
    </w:p>
    <w:p w14:paraId="58D79511" w14:textId="48535252" w:rsidR="00175275" w:rsidRDefault="00175275" w:rsidP="007B01A1">
      <w:pPr>
        <w:pStyle w:val="Listenabsatz"/>
        <w:numPr>
          <w:ilvl w:val="2"/>
          <w:numId w:val="2"/>
        </w:numPr>
        <w:rPr>
          <w:lang w:val="en-US"/>
        </w:rPr>
      </w:pPr>
      <w:r>
        <w:rPr>
          <w:lang w:val="en-US"/>
        </w:rPr>
        <w:t>The condition of the system when the SafetyRequirement can no longer be fulfilled.</w:t>
      </w:r>
    </w:p>
    <w:p w14:paraId="3F89F725" w14:textId="329D8566" w:rsidR="00EE361F" w:rsidRDefault="00EE361F" w:rsidP="00EE361F">
      <w:pPr>
        <w:pStyle w:val="Listenabsatz"/>
        <w:numPr>
          <w:ilvl w:val="1"/>
          <w:numId w:val="2"/>
        </w:numPr>
        <w:rPr>
          <w:lang w:val="en-US"/>
        </w:rPr>
      </w:pPr>
      <w:r w:rsidRPr="00ED5F35">
        <w:rPr>
          <w:lang w:val="en-US"/>
        </w:rPr>
        <w:t>RAWVideoStream</w:t>
      </w:r>
    </w:p>
    <w:p w14:paraId="424E206D" w14:textId="77777777" w:rsidR="00E51264" w:rsidRDefault="009B5AC4" w:rsidP="00E51264">
      <w:pPr>
        <w:pStyle w:val="Listenabsatz"/>
        <w:numPr>
          <w:ilvl w:val="2"/>
          <w:numId w:val="2"/>
        </w:numPr>
        <w:rPr>
          <w:lang w:val="en-US"/>
        </w:rPr>
      </w:pPr>
      <w:r>
        <w:rPr>
          <w:lang w:val="en-US"/>
        </w:rPr>
        <w:t>Payload of video transmission protocol at the input (from imager side – SOW1) of the system</w:t>
      </w:r>
    </w:p>
    <w:p w14:paraId="1720405F" w14:textId="7AF273B7" w:rsidR="00375796" w:rsidRPr="00E51264" w:rsidRDefault="00375796" w:rsidP="00E51264">
      <w:pPr>
        <w:pStyle w:val="Listenabsatz"/>
        <w:numPr>
          <w:ilvl w:val="1"/>
          <w:numId w:val="2"/>
        </w:numPr>
        <w:rPr>
          <w:lang w:val="en-US"/>
        </w:rPr>
      </w:pPr>
      <w:r w:rsidRPr="00E51264">
        <w:rPr>
          <w:lang w:val="en-US"/>
        </w:rPr>
        <w:t xml:space="preserve">System </w:t>
      </w:r>
      <w:r w:rsidR="009914B2" w:rsidRPr="00E51264">
        <w:rPr>
          <w:lang w:val="en-US"/>
        </w:rPr>
        <w:t>definition</w:t>
      </w:r>
    </w:p>
    <w:p w14:paraId="74D0E529" w14:textId="77777777" w:rsidR="00E51264" w:rsidRDefault="00375796" w:rsidP="00E51264">
      <w:pPr>
        <w:pStyle w:val="Listenabsatz"/>
        <w:numPr>
          <w:ilvl w:val="2"/>
          <w:numId w:val="2"/>
        </w:numPr>
        <w:rPr>
          <w:lang w:val="en-US"/>
        </w:rPr>
      </w:pPr>
      <w:r>
        <w:rPr>
          <w:lang w:val="en-US"/>
        </w:rPr>
        <w:t>System == SOW2</w:t>
      </w:r>
    </w:p>
    <w:p w14:paraId="34D017ED" w14:textId="100A2785" w:rsidR="00BB6B41" w:rsidRPr="00E51264" w:rsidRDefault="00BB6B41" w:rsidP="00E51264">
      <w:pPr>
        <w:pStyle w:val="Listenabsatz"/>
        <w:numPr>
          <w:ilvl w:val="1"/>
          <w:numId w:val="2"/>
        </w:numPr>
        <w:rPr>
          <w:lang w:val="en-US"/>
        </w:rPr>
      </w:pPr>
      <w:r w:rsidRPr="00E51264">
        <w:rPr>
          <w:lang w:val="en-US"/>
        </w:rPr>
        <w:t xml:space="preserve">Active </w:t>
      </w:r>
      <w:r w:rsidR="008A618F">
        <w:rPr>
          <w:lang w:val="en-US"/>
        </w:rPr>
        <w:t>Operating Mode</w:t>
      </w:r>
    </w:p>
    <w:p w14:paraId="5C5B883C" w14:textId="466812EA" w:rsidR="00BB6B41" w:rsidRDefault="00BB6B41" w:rsidP="00BB6B41">
      <w:pPr>
        <w:pStyle w:val="Listenabsatz"/>
        <w:numPr>
          <w:ilvl w:val="2"/>
          <w:numId w:val="2"/>
        </w:numPr>
        <w:rPr>
          <w:lang w:val="en-US"/>
        </w:rPr>
      </w:pPr>
      <w:r>
        <w:rPr>
          <w:lang w:val="en-US"/>
        </w:rPr>
        <w:t>System Output is on</w:t>
      </w:r>
    </w:p>
    <w:p w14:paraId="076629E5" w14:textId="77777777" w:rsidR="00E51264" w:rsidRDefault="00873C5E" w:rsidP="007B01A1">
      <w:pPr>
        <w:pStyle w:val="Listenabsatz"/>
        <w:numPr>
          <w:ilvl w:val="1"/>
          <w:numId w:val="2"/>
        </w:numPr>
        <w:rPr>
          <w:lang w:val="en-US"/>
        </w:rPr>
      </w:pPr>
      <w:r w:rsidRPr="003F42B0">
        <w:rPr>
          <w:lang w:val="en-US"/>
        </w:rPr>
        <w:t>fault free</w:t>
      </w:r>
    </w:p>
    <w:p w14:paraId="19336CC0" w14:textId="6F501451" w:rsidR="007B01A1" w:rsidRDefault="00873C5E" w:rsidP="00E51264">
      <w:pPr>
        <w:pStyle w:val="Listenabsatz"/>
        <w:numPr>
          <w:ilvl w:val="2"/>
          <w:numId w:val="2"/>
        </w:numPr>
        <w:rPr>
          <w:lang w:val="en-US"/>
        </w:rPr>
      </w:pPr>
      <w:r w:rsidRPr="00E51264">
        <w:rPr>
          <w:lang w:val="en-US"/>
        </w:rPr>
        <w:t xml:space="preserve">sufficiently error-free to meet the </w:t>
      </w:r>
      <w:r w:rsidR="00140670" w:rsidRPr="00E51264">
        <w:rPr>
          <w:lang w:val="en-US"/>
        </w:rPr>
        <w:t xml:space="preserve">required </w:t>
      </w:r>
      <w:r w:rsidRPr="00E51264">
        <w:rPr>
          <w:lang w:val="en-US"/>
        </w:rPr>
        <w:t>ASIL level</w:t>
      </w:r>
    </w:p>
    <w:p w14:paraId="6E285A5D" w14:textId="5725DD8E" w:rsidR="00DF369E" w:rsidRDefault="00DF369E" w:rsidP="00DF369E">
      <w:pPr>
        <w:pStyle w:val="Listenabsatz"/>
        <w:numPr>
          <w:ilvl w:val="1"/>
          <w:numId w:val="2"/>
        </w:numPr>
        <w:rPr>
          <w:lang w:val="en-US"/>
        </w:rPr>
      </w:pPr>
      <w:commentRangeStart w:id="1"/>
      <w:r>
        <w:rPr>
          <w:lang w:val="en-US"/>
        </w:rPr>
        <w:t>image meta data</w:t>
      </w:r>
    </w:p>
    <w:p w14:paraId="62B178CF" w14:textId="0E2537D0" w:rsidR="00DF369E" w:rsidRDefault="00DF369E" w:rsidP="00DF369E">
      <w:pPr>
        <w:pStyle w:val="Listenabsatz"/>
        <w:numPr>
          <w:ilvl w:val="2"/>
          <w:numId w:val="2"/>
        </w:numPr>
        <w:rPr>
          <w:lang w:val="en-US"/>
        </w:rPr>
      </w:pPr>
      <w:r>
        <w:rPr>
          <w:lang w:val="en-US"/>
        </w:rPr>
        <w:t>properties or attributes of the video stream (derived or provided from SOW1)</w:t>
      </w:r>
      <w:commentRangeEnd w:id="1"/>
      <w:r w:rsidR="00E04855">
        <w:rPr>
          <w:rStyle w:val="Kommentarzeichen"/>
        </w:rPr>
        <w:commentReference w:id="1"/>
      </w:r>
    </w:p>
    <w:p w14:paraId="34625B77" w14:textId="0493D5E5" w:rsidR="00EE5EB0" w:rsidRPr="00EE5EB0" w:rsidRDefault="00EE5EB0" w:rsidP="00EE5EB0">
      <w:pPr>
        <w:pStyle w:val="Listenabsatz"/>
        <w:numPr>
          <w:ilvl w:val="0"/>
          <w:numId w:val="2"/>
        </w:numPr>
        <w:rPr>
          <w:b/>
          <w:lang w:val="en-US"/>
        </w:rPr>
      </w:pPr>
      <w:r w:rsidRPr="00EE5EB0">
        <w:rPr>
          <w:b/>
          <w:lang w:val="en-US"/>
        </w:rPr>
        <w:t>General</w:t>
      </w:r>
    </w:p>
    <w:p w14:paraId="3E52AFF3" w14:textId="273C49F2" w:rsidR="008A618F" w:rsidRPr="009C3A61" w:rsidRDefault="008A618F" w:rsidP="008A618F">
      <w:pPr>
        <w:pStyle w:val="Listenabsatz"/>
        <w:numPr>
          <w:ilvl w:val="1"/>
          <w:numId w:val="2"/>
        </w:numPr>
        <w:rPr>
          <w:lang w:val="en-US"/>
        </w:rPr>
      </w:pPr>
      <w:commentRangeStart w:id="2"/>
      <w:r>
        <w:rPr>
          <w:lang w:val="en-US"/>
        </w:rPr>
        <w:t xml:space="preserve">The system shall meet the functional safety requirements stated in this document for </w:t>
      </w:r>
      <w:commentRangeStart w:id="3"/>
      <w:r>
        <w:rPr>
          <w:lang w:val="en-US"/>
        </w:rPr>
        <w:t xml:space="preserve">Active </w:t>
      </w:r>
      <w:commentRangeEnd w:id="3"/>
      <w:r>
        <w:rPr>
          <w:rStyle w:val="Kommentarzeichen"/>
        </w:rPr>
        <w:commentReference w:id="3"/>
      </w:r>
      <w:r>
        <w:rPr>
          <w:lang w:val="en-US"/>
        </w:rPr>
        <w:t xml:space="preserve">Operating Mode </w:t>
      </w:r>
      <w:r w:rsidR="00915218">
        <w:rPr>
          <w:lang w:val="en-US"/>
        </w:rPr>
        <w:t>with 60fps (respectively 30fps) frame rates</w:t>
      </w:r>
      <w:r w:rsidR="00915218">
        <w:rPr>
          <w:rStyle w:val="Kommentarzeichen"/>
        </w:rPr>
        <w:commentReference w:id="4"/>
      </w:r>
      <w:r w:rsidR="00915218">
        <w:rPr>
          <w:lang w:val="en-US"/>
        </w:rPr>
        <w:t xml:space="preserve"> </w:t>
      </w:r>
      <w:r>
        <w:rPr>
          <w:lang w:val="en-US"/>
        </w:rPr>
        <w:t xml:space="preserve">unless explicitly stated otherwise (e.g. </w:t>
      </w:r>
      <w:r w:rsidR="00FD4E3B">
        <w:rPr>
          <w:lang w:val="en-US"/>
        </w:rPr>
        <w:t xml:space="preserve">another </w:t>
      </w:r>
      <w:r>
        <w:rPr>
          <w:lang w:val="en-US"/>
        </w:rPr>
        <w:t>operating mode</w:t>
      </w:r>
      <w:r w:rsidR="00FD4E3B">
        <w:rPr>
          <w:lang w:val="en-US"/>
        </w:rPr>
        <w:t>/frame rate is</w:t>
      </w:r>
      <w:r>
        <w:rPr>
          <w:lang w:val="en-US"/>
        </w:rPr>
        <w:t xml:space="preserve"> mentioned in the requirement text)</w:t>
      </w:r>
      <w:commentRangeEnd w:id="2"/>
      <w:r w:rsidR="00915218">
        <w:rPr>
          <w:rStyle w:val="Kommentarzeichen"/>
        </w:rPr>
        <w:commentReference w:id="2"/>
      </w:r>
    </w:p>
    <w:p w14:paraId="0B8E6326" w14:textId="2DEB7E22" w:rsidR="00F4403C" w:rsidRPr="009C3A61" w:rsidRDefault="009C3A61" w:rsidP="00EA2A21">
      <w:pPr>
        <w:pStyle w:val="Listenabsatz"/>
        <w:ind w:left="1440"/>
        <w:rPr>
          <w:lang w:val="en-US"/>
        </w:rPr>
      </w:pPr>
      <w:r>
        <w:rPr>
          <w:rStyle w:val="Kommentarzeichen"/>
        </w:rPr>
        <w:commentReference w:id="5"/>
      </w:r>
    </w:p>
    <w:p w14:paraId="0DBCDBF6" w14:textId="4D523B1B" w:rsidR="00B43047" w:rsidRPr="00F95E97" w:rsidRDefault="004D1348" w:rsidP="00B43047">
      <w:pPr>
        <w:pStyle w:val="Listenabsatz"/>
        <w:numPr>
          <w:ilvl w:val="0"/>
          <w:numId w:val="2"/>
        </w:numPr>
        <w:rPr>
          <w:b/>
          <w:lang w:val="en-US"/>
        </w:rPr>
      </w:pPr>
      <w:r w:rsidRPr="00EE5EB0">
        <w:rPr>
          <w:b/>
          <w:u w:val="single"/>
          <w:lang w:val="en-US"/>
        </w:rPr>
        <w:lastRenderedPageBreak/>
        <w:t xml:space="preserve">FSRs for </w:t>
      </w:r>
      <w:r w:rsidR="0069526E" w:rsidRPr="00EE5EB0">
        <w:rPr>
          <w:b/>
          <w:u w:val="single"/>
          <w:lang w:val="en-US"/>
        </w:rPr>
        <w:t>SG1</w:t>
      </w:r>
      <w:r w:rsidRPr="00EE5EB0">
        <w:rPr>
          <w:b/>
          <w:u w:val="single"/>
          <w:lang w:val="en-US"/>
        </w:rPr>
        <w:t xml:space="preserve"> (</w:t>
      </w:r>
      <w:r w:rsidRPr="00EE5EB0">
        <w:rPr>
          <w:sz w:val="20"/>
          <w:szCs w:val="20"/>
          <w:lang w:val="en-US"/>
        </w:rPr>
        <w:t xml:space="preserve">The system shall avert </w:t>
      </w:r>
      <w:r w:rsidR="004A0CB3" w:rsidRPr="00EE5EB0">
        <w:rPr>
          <w:sz w:val="20"/>
          <w:szCs w:val="20"/>
          <w:lang w:val="en-US"/>
        </w:rPr>
        <w:t>a delay of the Video Stream (between its input and output) to more than 50ms</w:t>
      </w:r>
      <w:r w:rsidR="00EE5EB0" w:rsidRPr="00EE5EB0">
        <w:rPr>
          <w:sz w:val="20"/>
          <w:szCs w:val="20"/>
          <w:lang w:val="en-US"/>
        </w:rPr>
        <w:t>.</w:t>
      </w:r>
      <w:r w:rsidR="00351D1A" w:rsidRPr="00EE5EB0">
        <w:rPr>
          <w:sz w:val="20"/>
          <w:szCs w:val="20"/>
          <w:lang w:val="en-US"/>
        </w:rPr>
        <w:t>)</w:t>
      </w:r>
    </w:p>
    <w:p w14:paraId="3D184B15" w14:textId="108ED897" w:rsidR="00F95E97" w:rsidRPr="00F95E97" w:rsidRDefault="00F95E97" w:rsidP="00F95E97">
      <w:pPr>
        <w:pStyle w:val="Listenabsatz"/>
        <w:numPr>
          <w:ilvl w:val="1"/>
          <w:numId w:val="2"/>
        </w:numPr>
        <w:rPr>
          <w:b/>
          <w:lang w:val="en-US"/>
        </w:rPr>
      </w:pPr>
      <w:commentRangeStart w:id="6"/>
      <w:r>
        <w:rPr>
          <w:lang w:val="en-US"/>
        </w:rPr>
        <w:t xml:space="preserve">When </w:t>
      </w:r>
      <w:r w:rsidR="00CE6A2A">
        <w:rPr>
          <w:lang w:val="en-US"/>
        </w:rPr>
        <w:t xml:space="preserve">the </w:t>
      </w:r>
      <w:r w:rsidRPr="003A593B">
        <w:rPr>
          <w:lang w:val="en-US"/>
        </w:rPr>
        <w:t xml:space="preserve">system </w:t>
      </w:r>
      <w:r>
        <w:rPr>
          <w:lang w:val="en-US"/>
        </w:rPr>
        <w:t xml:space="preserve">cannot </w:t>
      </w:r>
      <w:r w:rsidRPr="003A593B">
        <w:rPr>
          <w:lang w:val="en-US"/>
        </w:rPr>
        <w:t>ensure that for each input video image the respective process</w:t>
      </w:r>
      <w:r>
        <w:rPr>
          <w:lang w:val="en-US"/>
        </w:rPr>
        <w:t xml:space="preserve">ed image is output within 50 ms, the system shall not transmit delayed images for longer than 300ms by achieving SafeState </w:t>
      </w:r>
      <w:r w:rsidRPr="003A593B">
        <w:rPr>
          <w:lang w:val="en-US"/>
        </w:rPr>
        <w:t>(Information: FHTI = 400ms minus 50ms max. delay at SOW1 and minus 50ms delay in SOW2)</w:t>
      </w:r>
      <w:r>
        <w:rPr>
          <w:lang w:val="en-US"/>
        </w:rPr>
        <w:t>. D</w:t>
      </w:r>
      <w:r w:rsidRPr="00F95E97">
        <w:rPr>
          <w:lang w:val="en-US"/>
        </w:rPr>
        <w:t>elay is measured as follows: from start of a frame at the input to the start of the frame at the output OR equivalent, e.g.: end to end</w:t>
      </w:r>
      <w:r>
        <w:rPr>
          <w:rStyle w:val="Kommentarzeichen"/>
        </w:rPr>
        <w:commentReference w:id="7"/>
      </w:r>
      <w:commentRangeEnd w:id="6"/>
      <w:r>
        <w:rPr>
          <w:rStyle w:val="Kommentarzeichen"/>
        </w:rPr>
        <w:commentReference w:id="6"/>
      </w:r>
    </w:p>
    <w:p w14:paraId="5E3A3EE7" w14:textId="07C277ED" w:rsidR="00A8231C" w:rsidRDefault="00A8231C" w:rsidP="00A8231C">
      <w:pPr>
        <w:pStyle w:val="Listenabsatz"/>
        <w:numPr>
          <w:ilvl w:val="1"/>
          <w:numId w:val="26"/>
        </w:numPr>
        <w:rPr>
          <w:lang w:val="en-US"/>
        </w:rPr>
      </w:pPr>
      <w:r>
        <w:rPr>
          <w:lang w:val="en-US"/>
        </w:rPr>
        <w:t>ASIL: B</w:t>
      </w:r>
    </w:p>
    <w:p w14:paraId="669D2E5F" w14:textId="4BA6D072" w:rsidR="004C17E7" w:rsidRPr="004F673A" w:rsidRDefault="00F95E97" w:rsidP="004F673A">
      <w:pPr>
        <w:pStyle w:val="Listenabsatz"/>
        <w:numPr>
          <w:ilvl w:val="1"/>
          <w:numId w:val="26"/>
        </w:numPr>
        <w:rPr>
          <w:lang w:val="en-US"/>
        </w:rPr>
      </w:pPr>
      <w:r>
        <w:rPr>
          <w:lang w:val="en-US"/>
        </w:rPr>
        <w:t>Note: “Lost frame”</w:t>
      </w:r>
      <w:r w:rsidR="004C17E7">
        <w:rPr>
          <w:lang w:val="en-US"/>
        </w:rPr>
        <w:t>/“lost video stream” (no frame at the output) is considered safe</w:t>
      </w:r>
    </w:p>
    <w:p w14:paraId="203B6745" w14:textId="63398F3D" w:rsidR="003A593B" w:rsidRDefault="00C20D4A" w:rsidP="003A593B">
      <w:pPr>
        <w:pStyle w:val="Listenabsatz"/>
        <w:numPr>
          <w:ilvl w:val="0"/>
          <w:numId w:val="26"/>
        </w:numPr>
        <w:rPr>
          <w:lang w:val="en-US"/>
        </w:rPr>
      </w:pPr>
      <w:r w:rsidRPr="003A593B">
        <w:rPr>
          <w:lang w:val="en-US"/>
        </w:rPr>
        <w:t>Interfaces:</w:t>
      </w:r>
    </w:p>
    <w:p w14:paraId="323904A2" w14:textId="72647A86" w:rsidR="003A593B" w:rsidRPr="003A593B" w:rsidRDefault="003A593B" w:rsidP="003A593B">
      <w:pPr>
        <w:pStyle w:val="Listenabsatz"/>
        <w:numPr>
          <w:ilvl w:val="1"/>
          <w:numId w:val="26"/>
        </w:numPr>
        <w:rPr>
          <w:lang w:val="en-US"/>
        </w:rPr>
      </w:pPr>
      <w:r>
        <w:rPr>
          <w:lang w:val="en-US"/>
        </w:rPr>
        <w:t>N.A.</w:t>
      </w:r>
    </w:p>
    <w:p w14:paraId="793CF8EE" w14:textId="1EC5AAEF" w:rsidR="003A593B" w:rsidRPr="006837DD" w:rsidRDefault="008033F2" w:rsidP="003A593B">
      <w:pPr>
        <w:pStyle w:val="Listenabsatz"/>
        <w:numPr>
          <w:ilvl w:val="0"/>
          <w:numId w:val="26"/>
        </w:numPr>
        <w:rPr>
          <w:strike/>
          <w:lang w:val="en-US"/>
        </w:rPr>
      </w:pPr>
      <w:commentRangeStart w:id="8"/>
      <w:r w:rsidRPr="006837DD">
        <w:rPr>
          <w:strike/>
          <w:lang w:val="en-US"/>
        </w:rPr>
        <w:t>The system shall ensure that time measuring functionality is available</w:t>
      </w:r>
      <w:commentRangeEnd w:id="8"/>
      <w:r w:rsidR="00AA3C4C" w:rsidRPr="006837DD">
        <w:rPr>
          <w:rStyle w:val="Kommentarzeichen"/>
          <w:strike/>
        </w:rPr>
        <w:commentReference w:id="8"/>
      </w:r>
    </w:p>
    <w:p w14:paraId="7E9B1963" w14:textId="3874F08C" w:rsidR="003A593B" w:rsidRPr="006A56C8" w:rsidRDefault="00116DF0" w:rsidP="003A593B">
      <w:pPr>
        <w:pStyle w:val="Listenabsatz"/>
        <w:numPr>
          <w:ilvl w:val="0"/>
          <w:numId w:val="26"/>
        </w:numPr>
        <w:rPr>
          <w:strike/>
          <w:lang w:val="en-US"/>
        </w:rPr>
      </w:pPr>
      <w:commentRangeStart w:id="9"/>
      <w:r w:rsidRPr="006A56C8">
        <w:rPr>
          <w:strike/>
          <w:lang w:val="en-US"/>
        </w:rPr>
        <w:t xml:space="preserve">The system shall ensure </w:t>
      </w:r>
      <w:r w:rsidR="008033F2" w:rsidRPr="006A56C8">
        <w:rPr>
          <w:strike/>
          <w:lang w:val="en-US"/>
        </w:rPr>
        <w:t>that time measuring functionality accuracy lies within +/- X</w:t>
      </w:r>
      <w:r w:rsidR="003A593B" w:rsidRPr="006A56C8">
        <w:rPr>
          <w:strike/>
          <w:lang w:val="en-US"/>
        </w:rPr>
        <w:t>[</w:t>
      </w:r>
      <w:r w:rsidR="008033F2" w:rsidRPr="006A56C8">
        <w:rPr>
          <w:strike/>
          <w:lang w:val="en-US"/>
        </w:rPr>
        <w:t>ms</w:t>
      </w:r>
      <w:r w:rsidR="003A593B" w:rsidRPr="006A56C8">
        <w:rPr>
          <w:strike/>
          <w:lang w:val="en-US"/>
        </w:rPr>
        <w:t>]</w:t>
      </w:r>
      <w:commentRangeEnd w:id="9"/>
      <w:r w:rsidR="006A56C8">
        <w:rPr>
          <w:rStyle w:val="Kommentarzeichen"/>
        </w:rPr>
        <w:commentReference w:id="9"/>
      </w:r>
    </w:p>
    <w:p w14:paraId="708C09FC" w14:textId="05EABF5B" w:rsidR="00A17264" w:rsidRPr="00125206" w:rsidRDefault="00A17264" w:rsidP="0013685B">
      <w:pPr>
        <w:pStyle w:val="Listenabsatz"/>
        <w:numPr>
          <w:ilvl w:val="0"/>
          <w:numId w:val="26"/>
        </w:numPr>
        <w:rPr>
          <w:strike/>
          <w:lang w:val="en-US"/>
        </w:rPr>
      </w:pPr>
      <w:commentRangeStart w:id="10"/>
      <w:r w:rsidRPr="00125206">
        <w:rPr>
          <w:strike/>
          <w:lang w:val="en-US"/>
        </w:rPr>
        <w:t xml:space="preserve">The system shall ensure </w:t>
      </w:r>
      <w:r w:rsidR="00140670" w:rsidRPr="00125206">
        <w:rPr>
          <w:strike/>
          <w:lang w:val="en-US"/>
        </w:rPr>
        <w:t xml:space="preserve">‘fault free’ </w:t>
      </w:r>
      <w:r w:rsidR="0013685B" w:rsidRPr="00125206">
        <w:rPr>
          <w:strike/>
          <w:lang w:val="en-US"/>
        </w:rPr>
        <w:t>safety rel</w:t>
      </w:r>
      <w:r w:rsidR="001E524D" w:rsidRPr="00125206">
        <w:rPr>
          <w:strike/>
          <w:lang w:val="en-US"/>
        </w:rPr>
        <w:t>e</w:t>
      </w:r>
      <w:r w:rsidR="0013685B" w:rsidRPr="00125206">
        <w:rPr>
          <w:strike/>
          <w:lang w:val="en-US"/>
        </w:rPr>
        <w:t xml:space="preserve">vant </w:t>
      </w:r>
      <w:r w:rsidRPr="00125206">
        <w:rPr>
          <w:strike/>
          <w:lang w:val="en-US"/>
        </w:rPr>
        <w:t>internal communication.(e.g: w.r.t time stamp information/image identity)</w:t>
      </w:r>
    </w:p>
    <w:p w14:paraId="75379640" w14:textId="1253903C" w:rsidR="00A17264" w:rsidRPr="00125206" w:rsidRDefault="00A17264" w:rsidP="0013685B">
      <w:pPr>
        <w:pStyle w:val="Listenabsatz"/>
        <w:numPr>
          <w:ilvl w:val="1"/>
          <w:numId w:val="26"/>
        </w:numPr>
        <w:rPr>
          <w:strike/>
          <w:lang w:val="en-US"/>
        </w:rPr>
      </w:pPr>
      <w:r w:rsidRPr="00125206">
        <w:rPr>
          <w:strike/>
          <w:lang w:val="en-US"/>
        </w:rPr>
        <w:t xml:space="preserve">ASIL: B </w:t>
      </w:r>
      <w:commentRangeEnd w:id="10"/>
      <w:r w:rsidR="00125206" w:rsidRPr="00125206">
        <w:rPr>
          <w:rStyle w:val="Kommentarzeichen"/>
          <w:strike/>
        </w:rPr>
        <w:commentReference w:id="10"/>
      </w:r>
    </w:p>
    <w:p w14:paraId="567B440A" w14:textId="77777777" w:rsidR="007B01A1" w:rsidRPr="007B01A1" w:rsidRDefault="007B01A1" w:rsidP="007B01A1">
      <w:pPr>
        <w:rPr>
          <w:b/>
          <w:u w:val="single"/>
          <w:lang w:val="en-US"/>
        </w:rPr>
      </w:pPr>
    </w:p>
    <w:p w14:paraId="2A19502A" w14:textId="6595EFD7" w:rsidR="0069526E" w:rsidRPr="00FD05E6" w:rsidRDefault="002034FA" w:rsidP="00D15B7F">
      <w:pPr>
        <w:pStyle w:val="Listenabsatz"/>
        <w:numPr>
          <w:ilvl w:val="0"/>
          <w:numId w:val="2"/>
        </w:numPr>
        <w:rPr>
          <w:b/>
          <w:u w:val="single"/>
          <w:lang w:val="en-US"/>
        </w:rPr>
      </w:pPr>
      <w:r>
        <w:rPr>
          <w:b/>
          <w:u w:val="single"/>
          <w:lang w:val="en-US"/>
        </w:rPr>
        <w:t xml:space="preserve">FSRs for </w:t>
      </w:r>
      <w:r w:rsidR="0069526E" w:rsidRPr="00FD05E6">
        <w:rPr>
          <w:b/>
          <w:u w:val="single"/>
          <w:lang w:val="en-US"/>
        </w:rPr>
        <w:t>SG2</w:t>
      </w:r>
      <w:r>
        <w:rPr>
          <w:b/>
          <w:u w:val="single"/>
          <w:lang w:val="en-US"/>
        </w:rPr>
        <w:t xml:space="preserve"> (</w:t>
      </w:r>
      <w:r w:rsidRPr="00387D52">
        <w:rPr>
          <w:sz w:val="20"/>
          <w:szCs w:val="20"/>
          <w:lang w:val="en-US"/>
        </w:rPr>
        <w:t xml:space="preserve">The system shall avert a frozen image. </w:t>
      </w:r>
      <w:r w:rsidRPr="00387D52">
        <w:rPr>
          <w:lang w:val="en-US"/>
        </w:rPr>
        <w:br/>
      </w:r>
      <w:r w:rsidRPr="00387D52">
        <w:rPr>
          <w:sz w:val="20"/>
          <w:szCs w:val="20"/>
          <w:lang w:val="en-US"/>
        </w:rPr>
        <w:t>Remark 1: The image is considered frozen, when given frame gets repeated.</w:t>
      </w:r>
      <w:r w:rsidRPr="00C85D50">
        <w:rPr>
          <w:sz w:val="20"/>
          <w:szCs w:val="20"/>
          <w:lang w:val="en-US"/>
        </w:rPr>
        <w:br/>
        <w:t>Remark 2: Due to technical implementation, one (single!) repetition of the frame may be allowed.</w:t>
      </w:r>
      <w:r>
        <w:rPr>
          <w:b/>
          <w:u w:val="single"/>
          <w:lang w:val="en-US"/>
        </w:rPr>
        <w:t>)</w:t>
      </w:r>
      <w:r w:rsidR="0069526E" w:rsidRPr="00FD05E6">
        <w:rPr>
          <w:b/>
          <w:u w:val="single"/>
          <w:lang w:val="en-US"/>
        </w:rPr>
        <w:t>:</w:t>
      </w:r>
    </w:p>
    <w:p w14:paraId="6FDD65E7" w14:textId="2C7B0B3E" w:rsidR="00BB6B41" w:rsidRPr="003B3CA9" w:rsidRDefault="00BB6B41" w:rsidP="00014F33">
      <w:pPr>
        <w:pStyle w:val="Listenabsatz"/>
        <w:numPr>
          <w:ilvl w:val="1"/>
          <w:numId w:val="2"/>
        </w:numPr>
        <w:rPr>
          <w:strike/>
          <w:lang w:val="en-US"/>
        </w:rPr>
      </w:pPr>
      <w:commentRangeStart w:id="11"/>
      <w:commentRangeStart w:id="12"/>
      <w:r w:rsidRPr="003B3CA9">
        <w:rPr>
          <w:strike/>
          <w:lang w:val="en-US"/>
        </w:rPr>
        <w:t>If the requirement 3.a is not fulfilled, the system shall</w:t>
      </w:r>
      <w:r w:rsidR="00423BEE" w:rsidRPr="003B3CA9">
        <w:rPr>
          <w:strike/>
          <w:lang w:val="en-US"/>
        </w:rPr>
        <w:t xml:space="preserve"> perform</w:t>
      </w:r>
      <w:r w:rsidRPr="003B3CA9">
        <w:rPr>
          <w:strike/>
          <w:lang w:val="en-US"/>
        </w:rPr>
        <w:t xml:space="preserve"> transition into the SafeState within </w:t>
      </w:r>
      <w:r w:rsidR="00014F33" w:rsidRPr="003B3CA9">
        <w:rPr>
          <w:strike/>
          <w:lang w:val="en-US"/>
        </w:rPr>
        <w:t>3</w:t>
      </w:r>
      <w:r w:rsidRPr="003B3CA9">
        <w:rPr>
          <w:strike/>
          <w:lang w:val="en-US"/>
        </w:rPr>
        <w:t>00ms</w:t>
      </w:r>
      <w:r w:rsidR="00014F33" w:rsidRPr="003B3CA9">
        <w:rPr>
          <w:strike/>
          <w:lang w:val="en-US"/>
        </w:rPr>
        <w:t xml:space="preserve"> – </w:t>
      </w:r>
      <w:r w:rsidR="0056796D" w:rsidRPr="003B3CA9">
        <w:rPr>
          <w:strike/>
          <w:lang w:val="en-US"/>
        </w:rPr>
        <w:t xml:space="preserve">detection_time - </w:t>
      </w:r>
      <w:r w:rsidR="00014F33" w:rsidRPr="003B3CA9">
        <w:rPr>
          <w:strike/>
          <w:lang w:val="en-US"/>
        </w:rPr>
        <w:t>N*1/M</w:t>
      </w:r>
      <w:r w:rsidR="00B7790A" w:rsidRPr="003B3CA9">
        <w:rPr>
          <w:strike/>
          <w:lang w:val="en-US"/>
        </w:rPr>
        <w:t>IN</w:t>
      </w:r>
      <w:r w:rsidR="00014F33" w:rsidRPr="003B3CA9">
        <w:rPr>
          <w:strike/>
          <w:lang w:val="en-US"/>
        </w:rPr>
        <w:t>[fpsIn; fpsOut]</w:t>
      </w:r>
      <w:r w:rsidRPr="003B3CA9">
        <w:rPr>
          <w:strike/>
          <w:lang w:val="en-US"/>
        </w:rPr>
        <w:t xml:space="preserve">. </w:t>
      </w:r>
      <w:r w:rsidR="00B7790A" w:rsidRPr="003B3CA9">
        <w:rPr>
          <w:strike/>
          <w:lang w:val="en-US"/>
        </w:rPr>
        <w:t>(Information</w:t>
      </w:r>
      <w:r w:rsidR="00AB0DB0" w:rsidRPr="003B3CA9">
        <w:rPr>
          <w:strike/>
          <w:lang w:val="en-US"/>
        </w:rPr>
        <w:t>/Observation</w:t>
      </w:r>
      <w:r w:rsidR="00B7790A" w:rsidRPr="003B3CA9">
        <w:rPr>
          <w:strike/>
          <w:lang w:val="en-US"/>
        </w:rPr>
        <w:t xml:space="preserve">: in case of </w:t>
      </w:r>
      <w:r w:rsidR="00AB0DB0" w:rsidRPr="003B3CA9">
        <w:rPr>
          <w:strike/>
          <w:lang w:val="en-US"/>
        </w:rPr>
        <w:t xml:space="preserve">low frame rates realized by means of </w:t>
      </w:r>
      <w:r w:rsidR="00B7790A" w:rsidRPr="003B3CA9">
        <w:rPr>
          <w:strike/>
          <w:lang w:val="en-US"/>
        </w:rPr>
        <w:t xml:space="preserve">frame dropping </w:t>
      </w:r>
      <w:r w:rsidR="00AB0DB0" w:rsidRPr="003B3CA9">
        <w:rPr>
          <w:strike/>
          <w:lang w:val="en-US"/>
        </w:rPr>
        <w:t xml:space="preserve">this </w:t>
      </w:r>
      <w:r w:rsidR="00B7790A" w:rsidRPr="003B3CA9">
        <w:rPr>
          <w:strike/>
          <w:lang w:val="en-US"/>
        </w:rPr>
        <w:t>should not negatively impact SG2)</w:t>
      </w:r>
      <w:commentRangeEnd w:id="11"/>
      <w:r w:rsidR="00FB0E90" w:rsidRPr="003B3CA9">
        <w:rPr>
          <w:rStyle w:val="Kommentarzeichen"/>
          <w:strike/>
        </w:rPr>
        <w:commentReference w:id="11"/>
      </w:r>
      <w:commentRangeEnd w:id="12"/>
      <w:r w:rsidR="003B3CA9" w:rsidRPr="003B3CA9">
        <w:rPr>
          <w:rStyle w:val="Kommentarzeichen"/>
          <w:strike/>
        </w:rPr>
        <w:commentReference w:id="12"/>
      </w:r>
    </w:p>
    <w:p w14:paraId="076B0266" w14:textId="1B1EE20D" w:rsidR="003B3CA9" w:rsidRPr="003B3CA9" w:rsidRDefault="003B3CA9" w:rsidP="003B3CA9">
      <w:pPr>
        <w:pStyle w:val="Listenabsatz"/>
        <w:numPr>
          <w:ilvl w:val="2"/>
          <w:numId w:val="2"/>
        </w:numPr>
        <w:rPr>
          <w:strike/>
          <w:lang w:val="en-US"/>
        </w:rPr>
      </w:pPr>
      <w:r w:rsidRPr="003B3CA9">
        <w:rPr>
          <w:strike/>
          <w:lang w:val="en-US"/>
        </w:rPr>
        <w:t>ASIL: B</w:t>
      </w:r>
    </w:p>
    <w:p w14:paraId="148A6680" w14:textId="3E23838D" w:rsidR="00A43E7F" w:rsidRDefault="00A43E7F" w:rsidP="003B3CA9">
      <w:pPr>
        <w:pStyle w:val="Listenabsatz"/>
        <w:numPr>
          <w:ilvl w:val="1"/>
          <w:numId w:val="2"/>
        </w:numPr>
        <w:rPr>
          <w:lang w:val="en-US"/>
        </w:rPr>
      </w:pPr>
      <w:commentRangeStart w:id="13"/>
      <w:r w:rsidRPr="00A43E7F">
        <w:rPr>
          <w:lang w:val="en-US"/>
        </w:rPr>
        <w:t>When the system cannot ensure that at the system output each video image is</w:t>
      </w:r>
      <w:r>
        <w:rPr>
          <w:lang w:val="en-US"/>
        </w:rPr>
        <w:t xml:space="preserve"> repeated (N-1)times at maximum, the system </w:t>
      </w:r>
      <w:r w:rsidRPr="00A43E7F">
        <w:rPr>
          <w:lang w:val="en-US"/>
        </w:rPr>
        <w:t xml:space="preserve">shall not transmit </w:t>
      </w:r>
      <w:r w:rsidR="003B3CA9">
        <w:rPr>
          <w:lang w:val="en-US"/>
        </w:rPr>
        <w:t>same</w:t>
      </w:r>
      <w:r w:rsidRPr="00A43E7F">
        <w:rPr>
          <w:lang w:val="en-US"/>
        </w:rPr>
        <w:t xml:space="preserve"> images for longer than 300ms by achieving </w:t>
      </w:r>
      <w:r>
        <w:rPr>
          <w:lang w:val="en-US"/>
        </w:rPr>
        <w:t xml:space="preserve">the </w:t>
      </w:r>
      <w:r w:rsidRPr="00A43E7F">
        <w:rPr>
          <w:lang w:val="en-US"/>
        </w:rPr>
        <w:t>SafeState</w:t>
      </w:r>
      <w:commentRangeEnd w:id="13"/>
      <w:r>
        <w:rPr>
          <w:rStyle w:val="Kommentarzeichen"/>
        </w:rPr>
        <w:commentReference w:id="13"/>
      </w:r>
    </w:p>
    <w:p w14:paraId="68C46292" w14:textId="695A82D0" w:rsidR="00A43E7F" w:rsidRDefault="00A43E7F" w:rsidP="003B3CA9">
      <w:pPr>
        <w:pStyle w:val="Listenabsatz"/>
        <w:numPr>
          <w:ilvl w:val="2"/>
          <w:numId w:val="2"/>
        </w:numPr>
        <w:rPr>
          <w:lang w:val="en-US"/>
        </w:rPr>
      </w:pPr>
      <w:r>
        <w:rPr>
          <w:lang w:val="en-US"/>
        </w:rPr>
        <w:t xml:space="preserve">Note1: For definition of ‘N’, please refer to ‘Frozen Video Stream’ definition above; </w:t>
      </w:r>
    </w:p>
    <w:p w14:paraId="62F74F48" w14:textId="0AD2C107" w:rsidR="00A43E7F" w:rsidRDefault="00A43E7F" w:rsidP="003B3CA9">
      <w:pPr>
        <w:pStyle w:val="Listenabsatz"/>
        <w:numPr>
          <w:ilvl w:val="2"/>
          <w:numId w:val="2"/>
        </w:numPr>
        <w:rPr>
          <w:lang w:val="en-US"/>
        </w:rPr>
      </w:pPr>
      <w:r>
        <w:rPr>
          <w:lang w:val="en-US"/>
        </w:rPr>
        <w:t xml:space="preserve">Note2: term ‘repetition’ applies also to </w:t>
      </w:r>
      <w:r w:rsidR="003B3CA9">
        <w:rPr>
          <w:lang w:val="en-US"/>
        </w:rPr>
        <w:t>same</w:t>
      </w:r>
      <w:r>
        <w:rPr>
          <w:lang w:val="en-US"/>
        </w:rPr>
        <w:t xml:space="preserve"> video image sent in the past.</w:t>
      </w:r>
      <w:r w:rsidR="003B3CA9">
        <w:rPr>
          <w:lang w:val="en-US"/>
        </w:rPr>
        <w:t xml:space="preserve"> </w:t>
      </w:r>
    </w:p>
    <w:p w14:paraId="0F46A8B8" w14:textId="77777777" w:rsidR="003B3CA9" w:rsidRDefault="003B3CA9" w:rsidP="003B3CA9">
      <w:pPr>
        <w:pStyle w:val="Listenabsatz"/>
        <w:numPr>
          <w:ilvl w:val="2"/>
          <w:numId w:val="2"/>
        </w:numPr>
        <w:rPr>
          <w:lang w:val="en-US"/>
        </w:rPr>
      </w:pPr>
      <w:r>
        <w:rPr>
          <w:lang w:val="en-US"/>
        </w:rPr>
        <w:t>ASIL: B</w:t>
      </w:r>
    </w:p>
    <w:p w14:paraId="62BA3345" w14:textId="77777777" w:rsidR="00F273D3" w:rsidRDefault="00F273D3" w:rsidP="00D15B7F">
      <w:pPr>
        <w:pStyle w:val="Listenabsatz"/>
        <w:numPr>
          <w:ilvl w:val="1"/>
          <w:numId w:val="2"/>
        </w:numPr>
        <w:rPr>
          <w:lang w:val="en-US"/>
        </w:rPr>
      </w:pPr>
      <w:r>
        <w:rPr>
          <w:lang w:val="en-US"/>
        </w:rPr>
        <w:t>Interfaces:</w:t>
      </w:r>
    </w:p>
    <w:p w14:paraId="1C4DB6EF" w14:textId="79392353" w:rsidR="00F273D3" w:rsidRDefault="00F273D3" w:rsidP="00D15B7F">
      <w:pPr>
        <w:pStyle w:val="Listenabsatz"/>
        <w:numPr>
          <w:ilvl w:val="2"/>
          <w:numId w:val="2"/>
        </w:numPr>
        <w:rPr>
          <w:lang w:val="en-US"/>
        </w:rPr>
      </w:pPr>
      <w:commentRangeStart w:id="14"/>
      <w:r>
        <w:rPr>
          <w:lang w:val="en-US"/>
        </w:rPr>
        <w:t xml:space="preserve">The system shall ensure </w:t>
      </w:r>
      <w:r w:rsidR="00140670">
        <w:rPr>
          <w:lang w:val="en-US"/>
        </w:rPr>
        <w:t xml:space="preserve">‘fault free’ </w:t>
      </w:r>
      <w:r w:rsidRPr="00ED5F35">
        <w:rPr>
          <w:lang w:val="en-US"/>
        </w:rPr>
        <w:t xml:space="preserve">reception of </w:t>
      </w:r>
      <w:r w:rsidR="00EE361F" w:rsidRPr="00907114">
        <w:rPr>
          <w:lang w:val="en-US"/>
        </w:rPr>
        <w:t>'</w:t>
      </w:r>
      <w:r w:rsidRPr="00ED5F35">
        <w:rPr>
          <w:lang w:val="en-US"/>
        </w:rPr>
        <w:t>RAWVideoStream</w:t>
      </w:r>
      <w:r w:rsidR="00EE361F" w:rsidRPr="00907114">
        <w:rPr>
          <w:lang w:val="en-US"/>
        </w:rPr>
        <w:t>'</w:t>
      </w:r>
      <w:r w:rsidRPr="00ED5F35">
        <w:rPr>
          <w:lang w:val="en-US"/>
        </w:rPr>
        <w:t xml:space="preserve"> </w:t>
      </w:r>
      <w:r w:rsidR="001A5003">
        <w:rPr>
          <w:lang w:val="en-US"/>
        </w:rPr>
        <w:t xml:space="preserve">SG2 </w:t>
      </w:r>
      <w:r w:rsidR="001A5003" w:rsidRPr="00D45FA0">
        <w:rPr>
          <w:strike/>
          <w:lang w:val="en-US"/>
        </w:rPr>
        <w:t>relevant attributes (frame counter, integrity)</w:t>
      </w:r>
      <w:r w:rsidR="001A5003">
        <w:rPr>
          <w:lang w:val="en-US"/>
        </w:rPr>
        <w:t xml:space="preserve"> </w:t>
      </w:r>
      <w:r>
        <w:rPr>
          <w:lang w:val="en-US"/>
        </w:rPr>
        <w:t>from SOW1(camera head)</w:t>
      </w:r>
      <w:r w:rsidR="003B0C1F">
        <w:rPr>
          <w:lang w:val="en-US"/>
        </w:rPr>
        <w:t>.</w:t>
      </w:r>
    </w:p>
    <w:p w14:paraId="7D9AE8DD" w14:textId="32F10813" w:rsidR="00D06793" w:rsidRDefault="00F273D3" w:rsidP="00D06793">
      <w:pPr>
        <w:pStyle w:val="Listenabsatz"/>
        <w:numPr>
          <w:ilvl w:val="3"/>
          <w:numId w:val="2"/>
        </w:numPr>
        <w:rPr>
          <w:lang w:val="en-US"/>
        </w:rPr>
      </w:pPr>
      <w:r>
        <w:rPr>
          <w:lang w:val="en-US"/>
        </w:rPr>
        <w:t>ASIL: B</w:t>
      </w:r>
      <w:commentRangeEnd w:id="14"/>
      <w:r w:rsidR="00B4426D">
        <w:rPr>
          <w:rStyle w:val="Kommentarzeichen"/>
        </w:rPr>
        <w:commentReference w:id="15"/>
      </w:r>
    </w:p>
    <w:p w14:paraId="63CF8B74" w14:textId="2B986678" w:rsidR="00D06793" w:rsidRDefault="00D06793" w:rsidP="00387D52">
      <w:pPr>
        <w:pStyle w:val="Listenabsatz"/>
        <w:numPr>
          <w:ilvl w:val="2"/>
          <w:numId w:val="2"/>
        </w:numPr>
        <w:rPr>
          <w:lang w:val="en-US"/>
        </w:rPr>
      </w:pPr>
      <w:r>
        <w:rPr>
          <w:lang w:val="en-US"/>
        </w:rPr>
        <w:t xml:space="preserve">The system shall </w:t>
      </w:r>
      <w:r w:rsidR="000510B6">
        <w:rPr>
          <w:lang w:val="en-US"/>
        </w:rPr>
        <w:t xml:space="preserve">check the strict monotonicity (with increment exactly: 1) of the frame number delivered from SOW1 (see: </w:t>
      </w:r>
      <w:r w:rsidR="000510B6" w:rsidRPr="000510B6">
        <w:rPr>
          <w:lang w:val="en-US"/>
        </w:rPr>
        <w:t>VT_CH3_SafetyOverview_MekraLang_202509010</w:t>
      </w:r>
      <w:r w:rsidR="000510B6">
        <w:rPr>
          <w:lang w:val="en-US"/>
        </w:rPr>
        <w:t>, v. 0.3</w:t>
      </w:r>
      <w:r w:rsidR="00BB43B9">
        <w:rPr>
          <w:lang w:val="en-US"/>
        </w:rPr>
        <w:t>, chapter 5.2</w:t>
      </w:r>
      <w:r w:rsidR="000510B6">
        <w:rPr>
          <w:lang w:val="en-US"/>
        </w:rPr>
        <w:t>)</w:t>
      </w:r>
    </w:p>
    <w:p w14:paraId="109FC0E5" w14:textId="6DB24D36" w:rsidR="009A40C9" w:rsidRPr="009A40C9" w:rsidRDefault="009A40C9" w:rsidP="009A40C9">
      <w:pPr>
        <w:pStyle w:val="Listenabsatz"/>
        <w:numPr>
          <w:ilvl w:val="3"/>
          <w:numId w:val="2"/>
        </w:numPr>
        <w:rPr>
          <w:lang w:val="en-US"/>
        </w:rPr>
      </w:pPr>
      <w:r>
        <w:rPr>
          <w:lang w:val="en-US"/>
        </w:rPr>
        <w:t>ASIL: B</w:t>
      </w:r>
      <w:r>
        <w:rPr>
          <w:rStyle w:val="Kommentarzeichen"/>
        </w:rPr>
        <w:commentReference w:id="14"/>
      </w:r>
    </w:p>
    <w:p w14:paraId="7570E33F" w14:textId="303EE753" w:rsidR="00F273D3" w:rsidRPr="000819E2" w:rsidRDefault="00F273D3" w:rsidP="00D15B7F">
      <w:pPr>
        <w:pStyle w:val="Listenabsatz"/>
        <w:numPr>
          <w:ilvl w:val="2"/>
          <w:numId w:val="2"/>
        </w:numPr>
        <w:rPr>
          <w:strike/>
          <w:lang w:val="en-US"/>
        </w:rPr>
      </w:pPr>
      <w:commentRangeStart w:id="16"/>
      <w:r w:rsidRPr="000819E2">
        <w:rPr>
          <w:strike/>
          <w:lang w:val="en-US"/>
        </w:rPr>
        <w:t xml:space="preserve">The system shall ensure </w:t>
      </w:r>
      <w:r w:rsidR="00140670" w:rsidRPr="000819E2">
        <w:rPr>
          <w:strike/>
          <w:lang w:val="en-US"/>
        </w:rPr>
        <w:t xml:space="preserve">‘fault free’ </w:t>
      </w:r>
      <w:r w:rsidRPr="000819E2">
        <w:rPr>
          <w:strike/>
          <w:lang w:val="en-US"/>
        </w:rPr>
        <w:t>reception of 'VideoStreamConfiguration' from User/Vehicle</w:t>
      </w:r>
      <w:r w:rsidR="003B0C1F" w:rsidRPr="000819E2">
        <w:rPr>
          <w:strike/>
          <w:lang w:val="en-US"/>
        </w:rPr>
        <w:t>.</w:t>
      </w:r>
    </w:p>
    <w:p w14:paraId="57109468" w14:textId="3D8ED1B5" w:rsidR="009A40C9" w:rsidRPr="009A40C9" w:rsidRDefault="009E4955" w:rsidP="009A40C9">
      <w:pPr>
        <w:pStyle w:val="Listenabsatz"/>
        <w:numPr>
          <w:ilvl w:val="3"/>
          <w:numId w:val="2"/>
        </w:numPr>
        <w:rPr>
          <w:strike/>
          <w:lang w:val="en-US"/>
        </w:rPr>
      </w:pPr>
      <w:r w:rsidRPr="000819E2">
        <w:rPr>
          <w:strike/>
          <w:lang w:val="en-US"/>
        </w:rPr>
        <w:t>ASIL: QM</w:t>
      </w:r>
      <w:commentRangeEnd w:id="16"/>
      <w:r w:rsidR="000819E2">
        <w:rPr>
          <w:rStyle w:val="Kommentarzeichen"/>
        </w:rPr>
        <w:commentReference w:id="16"/>
      </w:r>
      <w:r w:rsidR="009A40C9">
        <w:rPr>
          <w:strike/>
          <w:lang w:val="en-US"/>
        </w:rPr>
        <w:t xml:space="preserve"> </w:t>
      </w:r>
    </w:p>
    <w:p w14:paraId="3609A098" w14:textId="53DCD0BD" w:rsidR="009A40C9" w:rsidRDefault="009A40C9" w:rsidP="00A63480">
      <w:pPr>
        <w:pStyle w:val="Listenabsatz"/>
        <w:numPr>
          <w:ilvl w:val="2"/>
          <w:numId w:val="2"/>
        </w:numPr>
        <w:rPr>
          <w:lang w:val="en-US"/>
        </w:rPr>
      </w:pPr>
      <w:r>
        <w:rPr>
          <w:lang w:val="en-US"/>
        </w:rPr>
        <w:t xml:space="preserve">The transmission line between SOW1 and SOW2 shall not be able to </w:t>
      </w:r>
      <w:r w:rsidR="006A2A82">
        <w:rPr>
          <w:lang w:val="en-US"/>
        </w:rPr>
        <w:t>store any data.</w:t>
      </w:r>
    </w:p>
    <w:p w14:paraId="45981FE7" w14:textId="77777777" w:rsidR="00E87660" w:rsidRPr="00E87660" w:rsidRDefault="00E87660" w:rsidP="00E87660">
      <w:pPr>
        <w:rPr>
          <w:lang w:val="en-US"/>
        </w:rPr>
      </w:pPr>
    </w:p>
    <w:p w14:paraId="4D1C0B57" w14:textId="7F067CE9" w:rsidR="000152A8" w:rsidRDefault="000152A8" w:rsidP="00F917BF">
      <w:pPr>
        <w:pStyle w:val="Listenabsatz"/>
        <w:ind w:left="1440"/>
        <w:rPr>
          <w:lang w:val="en-US"/>
        </w:rPr>
      </w:pPr>
      <w:r w:rsidRPr="000152A8">
        <w:rPr>
          <w:noProof/>
          <w:lang w:eastAsia="de-DE"/>
        </w:rPr>
        <w:drawing>
          <wp:inline distT="0" distB="0" distL="0" distR="0" wp14:anchorId="36F2EB62" wp14:editId="6E190DCE">
            <wp:extent cx="5760720" cy="310959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109595"/>
                    </a:xfrm>
                    <a:prstGeom prst="rect">
                      <a:avLst/>
                    </a:prstGeom>
                  </pic:spPr>
                </pic:pic>
              </a:graphicData>
            </a:graphic>
          </wp:inline>
        </w:drawing>
      </w:r>
    </w:p>
    <w:p w14:paraId="71486233" w14:textId="50995242" w:rsidR="007B01A1" w:rsidRDefault="007B01A1" w:rsidP="007B01A1">
      <w:pPr>
        <w:rPr>
          <w:b/>
          <w:u w:val="single"/>
          <w:lang w:val="en-US"/>
        </w:rPr>
      </w:pPr>
    </w:p>
    <w:p w14:paraId="13ED6E88" w14:textId="222DF67C" w:rsidR="00D82396" w:rsidRPr="00FD05E6" w:rsidRDefault="001F2571" w:rsidP="00D15B7F">
      <w:pPr>
        <w:pStyle w:val="Listenabsatz"/>
        <w:numPr>
          <w:ilvl w:val="0"/>
          <w:numId w:val="2"/>
        </w:numPr>
        <w:rPr>
          <w:b/>
          <w:u w:val="single"/>
          <w:lang w:val="en-US"/>
        </w:rPr>
      </w:pPr>
      <w:r w:rsidRPr="00FD05E6">
        <w:rPr>
          <w:b/>
          <w:u w:val="single"/>
          <w:lang w:val="en-US"/>
        </w:rPr>
        <w:t>SG3</w:t>
      </w:r>
      <w:ins w:id="17" w:author="Rekas, Miroslaw" w:date="2025-09-10T14:25:00Z">
        <w:r w:rsidR="00A03CC5">
          <w:rPr>
            <w:b/>
            <w:u w:val="single"/>
            <w:lang w:val="en-US"/>
          </w:rPr>
          <w:t xml:space="preserve"> (</w:t>
        </w:r>
        <w:r w:rsidR="00A03CC5" w:rsidRPr="00A03CC5">
          <w:rPr>
            <w:lang w:val="en-US"/>
            <w:rPrChange w:id="18" w:author="Rekas, Miroslaw" w:date="2025-09-10T14:25:00Z">
              <w:rPr/>
            </w:rPrChange>
          </w:rPr>
          <w:t>The system shall display the environment realistically at any time regarding contrast and brightness, to avoid losing any detail, which could end up in a hazard.</w:t>
        </w:r>
        <w:r w:rsidR="00A03CC5" w:rsidRPr="00A03CC5">
          <w:rPr>
            <w:lang w:val="en-US"/>
            <w:rPrChange w:id="19" w:author="Rekas, Miroslaw" w:date="2025-09-10T14:25:00Z">
              <w:rPr/>
            </w:rPrChange>
          </w:rPr>
          <w:br/>
        </w:r>
        <w:r w:rsidR="00A03CC5" w:rsidRPr="00A03CC5">
          <w:rPr>
            <w:sz w:val="20"/>
            <w:szCs w:val="20"/>
            <w:lang w:val="en-US"/>
            <w:rPrChange w:id="20" w:author="Rekas, Miroslaw" w:date="2025-09-10T14:25:00Z">
              <w:rPr>
                <w:sz w:val="20"/>
                <w:szCs w:val="20"/>
              </w:rPr>
            </w:rPrChange>
          </w:rPr>
          <w:t>Video frames causing an unclear view (too dim, too low contrast, too much disturbances or noise, wrong resolution, flicker, too low frame rate) shall not be transmitted. </w:t>
        </w:r>
        <w:r w:rsidR="00A03CC5">
          <w:rPr>
            <w:b/>
            <w:u w:val="single"/>
            <w:lang w:val="en-US"/>
          </w:rPr>
          <w:t>)</w:t>
        </w:r>
      </w:ins>
      <w:r w:rsidRPr="00FD05E6">
        <w:rPr>
          <w:b/>
          <w:u w:val="single"/>
          <w:lang w:val="en-US"/>
        </w:rPr>
        <w:t>:</w:t>
      </w:r>
    </w:p>
    <w:p w14:paraId="02293C60" w14:textId="13C5659C" w:rsidR="00032336" w:rsidRDefault="00697B62" w:rsidP="00AF3526">
      <w:pPr>
        <w:pStyle w:val="Listenabsatz"/>
        <w:numPr>
          <w:ilvl w:val="1"/>
          <w:numId w:val="2"/>
        </w:numPr>
        <w:rPr>
          <w:lang w:val="en-US"/>
        </w:rPr>
      </w:pPr>
      <w:commentRangeStart w:id="21"/>
      <w:r w:rsidRPr="00AF3526">
        <w:rPr>
          <w:lang w:val="en-US"/>
        </w:rPr>
        <w:t xml:space="preserve">The system shall detect </w:t>
      </w:r>
      <w:r w:rsidR="006712C2" w:rsidRPr="00AF3526">
        <w:rPr>
          <w:lang w:val="en-US"/>
        </w:rPr>
        <w:t>contrast deterioration</w:t>
      </w:r>
      <w:r w:rsidRPr="00AF3526">
        <w:rPr>
          <w:lang w:val="en-US"/>
        </w:rPr>
        <w:t xml:space="preserve"> occurred between its input and output</w:t>
      </w:r>
      <w:commentRangeEnd w:id="21"/>
      <w:r w:rsidR="00AF3526">
        <w:rPr>
          <w:rStyle w:val="Kommentarzeichen"/>
        </w:rPr>
        <w:commentReference w:id="21"/>
      </w:r>
    </w:p>
    <w:p w14:paraId="16D7DCFA" w14:textId="17AD098C" w:rsidR="001B41EF" w:rsidRPr="001B41EF" w:rsidRDefault="001B41EF" w:rsidP="001B41EF">
      <w:pPr>
        <w:pStyle w:val="Listenabsatz"/>
        <w:numPr>
          <w:ilvl w:val="2"/>
          <w:numId w:val="2"/>
        </w:numPr>
        <w:rPr>
          <w:lang w:val="en-US"/>
        </w:rPr>
      </w:pPr>
      <w:r>
        <w:rPr>
          <w:lang w:val="en-US"/>
        </w:rPr>
        <w:t>ASIL: A</w:t>
      </w:r>
    </w:p>
    <w:p w14:paraId="046E7320" w14:textId="77777777" w:rsidR="001B41EF" w:rsidRDefault="00697B62" w:rsidP="00697B62">
      <w:pPr>
        <w:pStyle w:val="Listenabsatz"/>
        <w:numPr>
          <w:ilvl w:val="1"/>
          <w:numId w:val="2"/>
        </w:numPr>
        <w:rPr>
          <w:lang w:val="en-US"/>
        </w:rPr>
      </w:pPr>
      <w:commentRangeStart w:id="22"/>
      <w:commentRangeStart w:id="23"/>
      <w:r>
        <w:rPr>
          <w:lang w:val="en-US"/>
        </w:rPr>
        <w:t>The system shall detect brightness deterioration that occurred between its input and output</w:t>
      </w:r>
      <w:commentRangeEnd w:id="22"/>
      <w:r w:rsidR="006712C2">
        <w:rPr>
          <w:rStyle w:val="Kommentarzeichen"/>
        </w:rPr>
        <w:commentReference w:id="22"/>
      </w:r>
      <w:commentRangeEnd w:id="23"/>
    </w:p>
    <w:p w14:paraId="12B29544" w14:textId="7494FF61" w:rsidR="00697B62" w:rsidRPr="001B41EF" w:rsidRDefault="00AF3526" w:rsidP="001B41EF">
      <w:pPr>
        <w:pStyle w:val="Listenabsatz"/>
        <w:numPr>
          <w:ilvl w:val="2"/>
          <w:numId w:val="2"/>
        </w:numPr>
        <w:rPr>
          <w:lang w:val="en-US"/>
        </w:rPr>
      </w:pPr>
      <w:r>
        <w:rPr>
          <w:rStyle w:val="Kommentarzeichen"/>
        </w:rPr>
        <w:commentReference w:id="23"/>
      </w:r>
      <w:r w:rsidR="001B41EF" w:rsidRPr="001B41EF">
        <w:rPr>
          <w:lang w:val="en-US"/>
        </w:rPr>
        <w:t xml:space="preserve"> </w:t>
      </w:r>
      <w:r w:rsidR="001B41EF">
        <w:rPr>
          <w:lang w:val="en-US"/>
        </w:rPr>
        <w:t>ASIL: A</w:t>
      </w:r>
    </w:p>
    <w:p w14:paraId="33B9FA28" w14:textId="77777777" w:rsidR="001B41EF" w:rsidRDefault="00B41975" w:rsidP="001B41EF">
      <w:pPr>
        <w:pStyle w:val="Listenabsatz"/>
        <w:numPr>
          <w:ilvl w:val="1"/>
          <w:numId w:val="2"/>
        </w:numPr>
        <w:rPr>
          <w:lang w:val="en-US"/>
        </w:rPr>
      </w:pPr>
      <w:r>
        <w:rPr>
          <w:lang w:val="en-US"/>
        </w:rPr>
        <w:t xml:space="preserve">The system shall </w:t>
      </w:r>
      <w:r w:rsidR="0067512C">
        <w:rPr>
          <w:lang w:val="en-US"/>
        </w:rPr>
        <w:t xml:space="preserve">not </w:t>
      </w:r>
      <w:r>
        <w:rPr>
          <w:lang w:val="en-US"/>
        </w:rPr>
        <w:t>transmit deteriorated stream for longer than 300ms</w:t>
      </w:r>
      <w:r w:rsidR="007F733B">
        <w:rPr>
          <w:lang w:val="en-US"/>
        </w:rPr>
        <w:t xml:space="preserve"> </w:t>
      </w:r>
      <w:r w:rsidR="007F733B" w:rsidRPr="00A43E7F">
        <w:rPr>
          <w:lang w:val="en-US"/>
        </w:rPr>
        <w:t xml:space="preserve">by achieving </w:t>
      </w:r>
      <w:r w:rsidR="007F733B">
        <w:rPr>
          <w:lang w:val="en-US"/>
        </w:rPr>
        <w:t xml:space="preserve">the </w:t>
      </w:r>
      <w:r w:rsidR="007F733B" w:rsidRPr="00A43E7F">
        <w:rPr>
          <w:lang w:val="en-US"/>
        </w:rPr>
        <w:t>SafeState</w:t>
      </w:r>
      <w:r w:rsidR="007F733B">
        <w:rPr>
          <w:rStyle w:val="Kommentarzeichen"/>
        </w:rPr>
        <w:commentReference w:id="24"/>
      </w:r>
      <w:r>
        <w:rPr>
          <w:lang w:val="en-US"/>
        </w:rPr>
        <w:t>.</w:t>
      </w:r>
    </w:p>
    <w:p w14:paraId="5435427D" w14:textId="4E374710" w:rsidR="001B41EF" w:rsidRPr="001B41EF" w:rsidRDefault="001B41EF" w:rsidP="001B41EF">
      <w:pPr>
        <w:pStyle w:val="Listenabsatz"/>
        <w:numPr>
          <w:ilvl w:val="2"/>
          <w:numId w:val="2"/>
        </w:numPr>
        <w:rPr>
          <w:lang w:val="en-US"/>
        </w:rPr>
      </w:pPr>
      <w:r w:rsidRPr="001B41EF">
        <w:rPr>
          <w:lang w:val="en-US"/>
        </w:rPr>
        <w:t>ASIL: A</w:t>
      </w:r>
    </w:p>
    <w:p w14:paraId="37795F61" w14:textId="77777777" w:rsidR="00FA2042" w:rsidRDefault="00FA2042" w:rsidP="00FA2042">
      <w:pPr>
        <w:pStyle w:val="Listenabsatz"/>
        <w:numPr>
          <w:ilvl w:val="1"/>
          <w:numId w:val="2"/>
        </w:numPr>
        <w:rPr>
          <w:lang w:val="en-US"/>
        </w:rPr>
      </w:pPr>
      <w:r>
        <w:rPr>
          <w:lang w:val="en-US"/>
        </w:rPr>
        <w:t>Interfaces</w:t>
      </w:r>
    </w:p>
    <w:p w14:paraId="464CEC12" w14:textId="77777777" w:rsidR="00FA2042" w:rsidRDefault="00FA2042" w:rsidP="00FA2042">
      <w:pPr>
        <w:pStyle w:val="Listenabsatz"/>
        <w:numPr>
          <w:ilvl w:val="2"/>
          <w:numId w:val="2"/>
        </w:numPr>
        <w:rPr>
          <w:lang w:val="en-US"/>
        </w:rPr>
      </w:pPr>
      <w:r>
        <w:rPr>
          <w:lang w:val="en-US"/>
        </w:rPr>
        <w:t xml:space="preserve">The system shall ensure </w:t>
      </w:r>
      <w:del w:id="25" w:author="Rekas, Miroslaw" w:date="2025-09-16T15:27:00Z">
        <w:r w:rsidRPr="00ED5F35" w:rsidDel="00873C5E">
          <w:rPr>
            <w:lang w:val="en-US"/>
          </w:rPr>
          <w:delText xml:space="preserve">fault free </w:delText>
        </w:r>
      </w:del>
      <w:ins w:id="26" w:author="Rekas, Miroslaw" w:date="2025-09-16T15:28:00Z">
        <w:r>
          <w:rPr>
            <w:lang w:val="en-US"/>
          </w:rPr>
          <w:t xml:space="preserve">‘fault free’ </w:t>
        </w:r>
      </w:ins>
      <w:r w:rsidRPr="00ED5F35">
        <w:rPr>
          <w:lang w:val="en-US"/>
        </w:rPr>
        <w:t xml:space="preserve">reception of RAWVideoStream </w:t>
      </w:r>
      <w:r>
        <w:rPr>
          <w:lang w:val="en-US"/>
        </w:rPr>
        <w:t>from SOW1(camera head)</w:t>
      </w:r>
    </w:p>
    <w:p w14:paraId="10095498" w14:textId="77777777" w:rsidR="00FA2042" w:rsidRDefault="00FA2042" w:rsidP="00FA2042">
      <w:pPr>
        <w:pStyle w:val="Listenabsatz"/>
        <w:numPr>
          <w:ilvl w:val="3"/>
          <w:numId w:val="2"/>
        </w:numPr>
        <w:rPr>
          <w:lang w:val="en-US"/>
        </w:rPr>
      </w:pPr>
      <w:r>
        <w:rPr>
          <w:lang w:val="en-US"/>
        </w:rPr>
        <w:t>ASIL: A</w:t>
      </w:r>
    </w:p>
    <w:p w14:paraId="50FF0DD4" w14:textId="77777777" w:rsidR="00FA2042" w:rsidRDefault="00FA2042" w:rsidP="00FA2042">
      <w:pPr>
        <w:pStyle w:val="Listenabsatz"/>
        <w:numPr>
          <w:ilvl w:val="2"/>
          <w:numId w:val="2"/>
        </w:numPr>
        <w:rPr>
          <w:lang w:val="en-US"/>
        </w:rPr>
      </w:pPr>
      <w:commentRangeStart w:id="27"/>
      <w:r>
        <w:rPr>
          <w:lang w:val="en-US"/>
        </w:rPr>
        <w:t xml:space="preserve">The system shall ensure </w:t>
      </w:r>
      <w:del w:id="28" w:author="Rekas, Miroslaw" w:date="2025-09-16T15:27:00Z">
        <w:r w:rsidDel="00873C5E">
          <w:rPr>
            <w:lang w:val="en-US"/>
          </w:rPr>
          <w:delText xml:space="preserve">fault free </w:delText>
        </w:r>
      </w:del>
      <w:ins w:id="29" w:author="Rekas, Miroslaw" w:date="2025-09-16T15:28:00Z">
        <w:r>
          <w:rPr>
            <w:lang w:val="en-US"/>
          </w:rPr>
          <w:t xml:space="preserve">‘fault free’ </w:t>
        </w:r>
      </w:ins>
      <w:r>
        <w:rPr>
          <w:lang w:val="en-US"/>
        </w:rPr>
        <w:t>configuration of RAWVideoStream in SOW1.</w:t>
      </w:r>
      <w:commentRangeEnd w:id="27"/>
      <w:r w:rsidR="007F733B">
        <w:rPr>
          <w:rStyle w:val="Kommentarzeichen"/>
        </w:rPr>
        <w:commentReference w:id="27"/>
      </w:r>
    </w:p>
    <w:p w14:paraId="63C26A36" w14:textId="77777777" w:rsidR="00FA2042" w:rsidRDefault="00FA2042" w:rsidP="00FA2042">
      <w:pPr>
        <w:pStyle w:val="Listenabsatz"/>
        <w:numPr>
          <w:ilvl w:val="3"/>
          <w:numId w:val="2"/>
        </w:numPr>
        <w:rPr>
          <w:lang w:val="en-US"/>
        </w:rPr>
      </w:pPr>
      <w:r>
        <w:rPr>
          <w:lang w:val="en-US"/>
        </w:rPr>
        <w:t>ASIL: A</w:t>
      </w:r>
    </w:p>
    <w:p w14:paraId="7325CC8D" w14:textId="77777777" w:rsidR="00FA2042" w:rsidRPr="00907114" w:rsidRDefault="00FA2042" w:rsidP="00FA2042">
      <w:pPr>
        <w:pStyle w:val="Listenabsatz"/>
        <w:numPr>
          <w:ilvl w:val="2"/>
          <w:numId w:val="2"/>
        </w:numPr>
        <w:rPr>
          <w:lang w:val="en-US"/>
        </w:rPr>
      </w:pPr>
      <w:commentRangeStart w:id="30"/>
      <w:r w:rsidRPr="00907114">
        <w:rPr>
          <w:lang w:val="en-US"/>
        </w:rPr>
        <w:t xml:space="preserve">The system shall ensure </w:t>
      </w:r>
      <w:del w:id="31" w:author="Rekas, Miroslaw" w:date="2025-09-16T15:27:00Z">
        <w:r w:rsidDel="00873C5E">
          <w:rPr>
            <w:lang w:val="en-US"/>
          </w:rPr>
          <w:delText xml:space="preserve">fault </w:delText>
        </w:r>
        <w:r w:rsidRPr="00907114" w:rsidDel="00873C5E">
          <w:rPr>
            <w:lang w:val="en-US"/>
          </w:rPr>
          <w:delText xml:space="preserve">free </w:delText>
        </w:r>
      </w:del>
      <w:ins w:id="32" w:author="Rekas, Miroslaw" w:date="2025-09-16T15:28:00Z">
        <w:r>
          <w:rPr>
            <w:lang w:val="en-US"/>
          </w:rPr>
          <w:t xml:space="preserve">‘fault free’ </w:t>
        </w:r>
      </w:ins>
      <w:r w:rsidRPr="00907114">
        <w:rPr>
          <w:lang w:val="en-US"/>
        </w:rPr>
        <w:t xml:space="preserve">reception of 'VideoStreamConfiguration' </w:t>
      </w:r>
      <w:r>
        <w:rPr>
          <w:lang w:val="en-US"/>
        </w:rPr>
        <w:t>from User/Vehicle</w:t>
      </w:r>
    </w:p>
    <w:p w14:paraId="0C2542E6" w14:textId="77777777" w:rsidR="00FA2042" w:rsidRDefault="00FA2042" w:rsidP="00FA2042">
      <w:pPr>
        <w:pStyle w:val="Listenabsatz"/>
        <w:numPr>
          <w:ilvl w:val="3"/>
          <w:numId w:val="2"/>
        </w:numPr>
        <w:rPr>
          <w:lang w:val="en-US"/>
        </w:rPr>
      </w:pPr>
      <w:r>
        <w:rPr>
          <w:lang w:val="en-US"/>
        </w:rPr>
        <w:t>ASIL: A</w:t>
      </w:r>
      <w:commentRangeEnd w:id="30"/>
      <w:r w:rsidR="007F733B">
        <w:rPr>
          <w:rStyle w:val="Kommentarzeichen"/>
        </w:rPr>
        <w:commentReference w:id="30"/>
      </w:r>
    </w:p>
    <w:p w14:paraId="721CC707" w14:textId="77777777" w:rsidR="002C29CC" w:rsidRPr="002C29CC" w:rsidRDefault="002C29CC" w:rsidP="00697B62">
      <w:pPr>
        <w:rPr>
          <w:lang w:val="en-US"/>
        </w:rPr>
      </w:pPr>
    </w:p>
    <w:p w14:paraId="39B7BE6E" w14:textId="59114911" w:rsidR="00697B62" w:rsidRDefault="00697B62" w:rsidP="00697B62">
      <w:pPr>
        <w:rPr>
          <w:strike/>
          <w:lang w:val="en-US"/>
        </w:rPr>
      </w:pPr>
    </w:p>
    <w:p w14:paraId="660330FE" w14:textId="77777777" w:rsidR="00697B62" w:rsidRPr="00697B62" w:rsidRDefault="00697B62" w:rsidP="00697B62">
      <w:pPr>
        <w:rPr>
          <w:strike/>
          <w:lang w:val="en-US"/>
        </w:rPr>
      </w:pPr>
    </w:p>
    <w:p w14:paraId="75476FCF" w14:textId="77777777" w:rsidR="007B01A1" w:rsidRPr="007B01A1" w:rsidRDefault="007B01A1" w:rsidP="007B01A1">
      <w:pPr>
        <w:rPr>
          <w:b/>
          <w:u w:val="single"/>
          <w:lang w:val="en-US"/>
        </w:rPr>
      </w:pPr>
    </w:p>
    <w:p w14:paraId="0C12B6CA" w14:textId="2AB57214" w:rsidR="005C4F15" w:rsidRPr="00387D52" w:rsidRDefault="00C50CDD" w:rsidP="00387D52">
      <w:pPr>
        <w:pStyle w:val="Listenabsatz"/>
        <w:numPr>
          <w:ilvl w:val="0"/>
          <w:numId w:val="2"/>
        </w:numPr>
        <w:rPr>
          <w:b/>
          <w:u w:val="single"/>
          <w:lang w:val="en-US"/>
        </w:rPr>
      </w:pPr>
      <w:r>
        <w:rPr>
          <w:b/>
          <w:u w:val="single"/>
          <w:lang w:val="en-US"/>
        </w:rPr>
        <w:t xml:space="preserve">FSRs for </w:t>
      </w:r>
      <w:r w:rsidR="00CD140F" w:rsidRPr="00FD05E6">
        <w:rPr>
          <w:b/>
          <w:u w:val="single"/>
          <w:lang w:val="en-US"/>
        </w:rPr>
        <w:t>SG4</w:t>
      </w:r>
      <w:r w:rsidR="00FA5F12">
        <w:rPr>
          <w:b/>
          <w:u w:val="single"/>
          <w:lang w:val="en-US"/>
        </w:rPr>
        <w:t xml:space="preserve"> (</w:t>
      </w:r>
      <w:r w:rsidR="00FA5F12" w:rsidRPr="00E04855">
        <w:rPr>
          <w:sz w:val="20"/>
          <w:szCs w:val="20"/>
          <w:lang w:val="en-US"/>
        </w:rPr>
        <w:t>The system has to show correct angle of view, zoom factor and visual field at any time, </w:t>
      </w:r>
      <w:r w:rsidR="00FA5F12">
        <w:rPr>
          <w:b/>
          <w:u w:val="single"/>
          <w:lang w:val="en-US"/>
        </w:rPr>
        <w:t>)</w:t>
      </w:r>
    </w:p>
    <w:p w14:paraId="305368AB" w14:textId="77777777" w:rsidR="00907114" w:rsidRDefault="00907114" w:rsidP="00D15B7F">
      <w:pPr>
        <w:pStyle w:val="Listenabsatz"/>
        <w:numPr>
          <w:ilvl w:val="1"/>
          <w:numId w:val="2"/>
        </w:numPr>
        <w:rPr>
          <w:lang w:val="en-US"/>
        </w:rPr>
      </w:pPr>
      <w:r>
        <w:rPr>
          <w:lang w:val="en-US"/>
        </w:rPr>
        <w:t>Interfaces</w:t>
      </w:r>
    </w:p>
    <w:p w14:paraId="0AE333CD" w14:textId="303B7AED" w:rsidR="00907114" w:rsidRDefault="00907114" w:rsidP="00D15B7F">
      <w:pPr>
        <w:pStyle w:val="Listenabsatz"/>
        <w:numPr>
          <w:ilvl w:val="2"/>
          <w:numId w:val="2"/>
        </w:numPr>
        <w:rPr>
          <w:lang w:val="en-US"/>
        </w:rPr>
      </w:pPr>
      <w:r>
        <w:rPr>
          <w:lang w:val="en-US"/>
        </w:rPr>
        <w:t xml:space="preserve">The system shall ensure </w:t>
      </w:r>
      <w:r w:rsidR="00140670">
        <w:rPr>
          <w:lang w:val="en-US"/>
        </w:rPr>
        <w:t xml:space="preserve">‘fault free’ </w:t>
      </w:r>
      <w:r w:rsidRPr="00ED5F35">
        <w:rPr>
          <w:lang w:val="en-US"/>
        </w:rPr>
        <w:t xml:space="preserve">reception of RAWVideoStream </w:t>
      </w:r>
      <w:r>
        <w:rPr>
          <w:lang w:val="en-US"/>
        </w:rPr>
        <w:t>from SOW1(camera head)</w:t>
      </w:r>
    </w:p>
    <w:p w14:paraId="429FB4F9" w14:textId="77777777" w:rsidR="00A80661" w:rsidRDefault="00A80661" w:rsidP="00A80661">
      <w:pPr>
        <w:pStyle w:val="Listenabsatz"/>
        <w:numPr>
          <w:ilvl w:val="3"/>
          <w:numId w:val="2"/>
        </w:numPr>
        <w:rPr>
          <w:lang w:val="en-US"/>
        </w:rPr>
      </w:pPr>
      <w:r>
        <w:rPr>
          <w:lang w:val="en-US"/>
        </w:rPr>
        <w:t>ASIL: B</w:t>
      </w:r>
    </w:p>
    <w:p w14:paraId="35F1F41B" w14:textId="74E7AC56" w:rsidR="00A80661" w:rsidRPr="00A80661" w:rsidRDefault="00A80661" w:rsidP="00A80661">
      <w:pPr>
        <w:pStyle w:val="Listenabsatz"/>
        <w:numPr>
          <w:ilvl w:val="2"/>
          <w:numId w:val="2"/>
        </w:numPr>
        <w:rPr>
          <w:lang w:val="en-US"/>
        </w:rPr>
      </w:pPr>
      <w:r>
        <w:rPr>
          <w:lang w:val="en-US"/>
        </w:rPr>
        <w:t xml:space="preserve">The system shall ensure </w:t>
      </w:r>
      <w:r w:rsidR="00140670">
        <w:rPr>
          <w:lang w:val="en-US"/>
        </w:rPr>
        <w:t xml:space="preserve">‘fault free’ </w:t>
      </w:r>
      <w:r>
        <w:rPr>
          <w:lang w:val="en-US"/>
        </w:rPr>
        <w:t>configuration of RAWVideoStream in SOW1.</w:t>
      </w:r>
    </w:p>
    <w:p w14:paraId="4947047B" w14:textId="77777777" w:rsidR="00CD140F" w:rsidRDefault="00CD140F" w:rsidP="00D15B7F">
      <w:pPr>
        <w:pStyle w:val="Listenabsatz"/>
        <w:numPr>
          <w:ilvl w:val="3"/>
          <w:numId w:val="2"/>
        </w:numPr>
        <w:rPr>
          <w:lang w:val="en-US"/>
        </w:rPr>
      </w:pPr>
      <w:r>
        <w:rPr>
          <w:lang w:val="en-US"/>
        </w:rPr>
        <w:t>ASIL: B</w:t>
      </w:r>
    </w:p>
    <w:p w14:paraId="586821CB" w14:textId="23E374DA" w:rsidR="00907114" w:rsidRPr="00907114" w:rsidRDefault="00907114" w:rsidP="00D15B7F">
      <w:pPr>
        <w:pStyle w:val="Listenabsatz"/>
        <w:numPr>
          <w:ilvl w:val="2"/>
          <w:numId w:val="2"/>
        </w:numPr>
        <w:rPr>
          <w:lang w:val="en-US"/>
        </w:rPr>
      </w:pPr>
      <w:r w:rsidRPr="00907114">
        <w:rPr>
          <w:lang w:val="en-US"/>
        </w:rPr>
        <w:t xml:space="preserve">The system shall ensure </w:t>
      </w:r>
      <w:r w:rsidR="00140670">
        <w:rPr>
          <w:lang w:val="en-US"/>
        </w:rPr>
        <w:t xml:space="preserve">‘fault free’ </w:t>
      </w:r>
      <w:r w:rsidRPr="00907114">
        <w:rPr>
          <w:lang w:val="en-US"/>
        </w:rPr>
        <w:t xml:space="preserve">reception of 'VideoStreamConfiguration' </w:t>
      </w:r>
      <w:r>
        <w:rPr>
          <w:lang w:val="en-US"/>
        </w:rPr>
        <w:t>from User/Vehicle</w:t>
      </w:r>
    </w:p>
    <w:p w14:paraId="2DE5486E" w14:textId="2AACB3B2" w:rsidR="00907114" w:rsidRDefault="00907114" w:rsidP="00D15B7F">
      <w:pPr>
        <w:pStyle w:val="Listenabsatz"/>
        <w:numPr>
          <w:ilvl w:val="3"/>
          <w:numId w:val="2"/>
        </w:numPr>
        <w:rPr>
          <w:lang w:val="en-US"/>
        </w:rPr>
      </w:pPr>
      <w:r>
        <w:rPr>
          <w:lang w:val="en-US"/>
        </w:rPr>
        <w:t>ASIL: B</w:t>
      </w:r>
    </w:p>
    <w:p w14:paraId="7D618B3B" w14:textId="048DFFC7" w:rsidR="0017669B" w:rsidRDefault="0017669B" w:rsidP="0017669B">
      <w:pPr>
        <w:pStyle w:val="Listenabsatz"/>
        <w:numPr>
          <w:ilvl w:val="0"/>
          <w:numId w:val="28"/>
        </w:numPr>
        <w:rPr>
          <w:lang w:val="en-US"/>
        </w:rPr>
      </w:pPr>
      <w:commentRangeStart w:id="33"/>
      <w:r w:rsidRPr="00907114">
        <w:rPr>
          <w:lang w:val="en-US"/>
        </w:rPr>
        <w:t xml:space="preserve">The system shall </w:t>
      </w:r>
      <w:r>
        <w:rPr>
          <w:lang w:val="en-US"/>
        </w:rPr>
        <w:t>check that the</w:t>
      </w:r>
      <w:r>
        <w:rPr>
          <w:lang w:val="en-US"/>
        </w:rPr>
        <w:t xml:space="preserve"> SG4 relevant</w:t>
      </w:r>
      <w:r w:rsidRPr="00907114">
        <w:rPr>
          <w:lang w:val="en-US"/>
        </w:rPr>
        <w:t xml:space="preserve"> 'VideoStreamConfiguration'</w:t>
      </w:r>
      <w:r>
        <w:rPr>
          <w:lang w:val="en-US"/>
        </w:rPr>
        <w:t xml:space="preserve"> was correctly set at start-up.</w:t>
      </w:r>
    </w:p>
    <w:p w14:paraId="22274149" w14:textId="77777777" w:rsidR="0017669B" w:rsidRPr="00387D52" w:rsidRDefault="0017669B" w:rsidP="0017669B">
      <w:pPr>
        <w:pStyle w:val="Listenabsatz"/>
        <w:numPr>
          <w:ilvl w:val="2"/>
          <w:numId w:val="2"/>
        </w:numPr>
        <w:rPr>
          <w:lang w:val="en-US"/>
        </w:rPr>
      </w:pPr>
      <w:r w:rsidRPr="00387D52">
        <w:rPr>
          <w:lang w:val="en-US"/>
        </w:rPr>
        <w:t>ASIL: B</w:t>
      </w:r>
      <w:commentRangeEnd w:id="33"/>
      <w:r w:rsidR="00EA5A05">
        <w:rPr>
          <w:rStyle w:val="Kommentarzeichen"/>
        </w:rPr>
        <w:commentReference w:id="33"/>
      </w:r>
    </w:p>
    <w:p w14:paraId="570041E5" w14:textId="27A23733" w:rsidR="0017669B" w:rsidRDefault="0017669B" w:rsidP="0017669B">
      <w:pPr>
        <w:pStyle w:val="Listenabsatz"/>
        <w:numPr>
          <w:ilvl w:val="0"/>
          <w:numId w:val="28"/>
        </w:numPr>
        <w:rPr>
          <w:lang w:val="en-US"/>
        </w:rPr>
      </w:pPr>
      <w:commentRangeStart w:id="34"/>
      <w:r w:rsidRPr="00907114">
        <w:rPr>
          <w:lang w:val="en-US"/>
        </w:rPr>
        <w:t xml:space="preserve">The system shall </w:t>
      </w:r>
      <w:r>
        <w:rPr>
          <w:lang w:val="en-US"/>
        </w:rPr>
        <w:t>check that the</w:t>
      </w:r>
      <w:r w:rsidRPr="00907114">
        <w:rPr>
          <w:lang w:val="en-US"/>
        </w:rPr>
        <w:t xml:space="preserve"> </w:t>
      </w:r>
      <w:r>
        <w:rPr>
          <w:lang w:val="en-US"/>
        </w:rPr>
        <w:t>SG4 relevant</w:t>
      </w:r>
      <w:r w:rsidRPr="00907114">
        <w:rPr>
          <w:lang w:val="en-US"/>
        </w:rPr>
        <w:t xml:space="preserve"> </w:t>
      </w:r>
      <w:r w:rsidRPr="00907114">
        <w:rPr>
          <w:lang w:val="en-US"/>
        </w:rPr>
        <w:t>'VideoStreamConfiguration'</w:t>
      </w:r>
      <w:r>
        <w:rPr>
          <w:lang w:val="en-US"/>
        </w:rPr>
        <w:t xml:space="preserve"> was correctly set at each change of the data.</w:t>
      </w:r>
      <w:commentRangeEnd w:id="34"/>
      <w:r w:rsidR="00EA5A05">
        <w:rPr>
          <w:rStyle w:val="Kommentarzeichen"/>
        </w:rPr>
        <w:commentReference w:id="34"/>
      </w:r>
    </w:p>
    <w:p w14:paraId="3FECC6C2" w14:textId="77777777" w:rsidR="0017669B" w:rsidRPr="00387D52" w:rsidRDefault="0017669B" w:rsidP="0017669B">
      <w:pPr>
        <w:pStyle w:val="Listenabsatz"/>
        <w:numPr>
          <w:ilvl w:val="2"/>
          <w:numId w:val="2"/>
        </w:numPr>
        <w:rPr>
          <w:lang w:val="en-US"/>
        </w:rPr>
      </w:pPr>
      <w:r w:rsidRPr="00387D52">
        <w:rPr>
          <w:lang w:val="en-US"/>
        </w:rPr>
        <w:t>ASIL: B</w:t>
      </w:r>
    </w:p>
    <w:p w14:paraId="0F224B94" w14:textId="1BEF38C8" w:rsidR="0017669B" w:rsidRDefault="0017669B" w:rsidP="006724E6">
      <w:pPr>
        <w:pStyle w:val="Listenabsatz"/>
        <w:numPr>
          <w:ilvl w:val="1"/>
          <w:numId w:val="2"/>
        </w:numPr>
        <w:rPr>
          <w:lang w:val="en-US"/>
        </w:rPr>
      </w:pPr>
      <w:r w:rsidRPr="00A43E7F">
        <w:rPr>
          <w:lang w:val="en-US"/>
        </w:rPr>
        <w:t xml:space="preserve">When the system cannot ensure </w:t>
      </w:r>
      <w:r>
        <w:rPr>
          <w:lang w:val="en-US"/>
        </w:rPr>
        <w:t xml:space="preserve">data integrity of the </w:t>
      </w:r>
      <w:r>
        <w:rPr>
          <w:lang w:val="en-US"/>
        </w:rPr>
        <w:t>SG4 relevant</w:t>
      </w:r>
      <w:r w:rsidRPr="00907114">
        <w:rPr>
          <w:lang w:val="en-US"/>
        </w:rPr>
        <w:t xml:space="preserve"> 'VideoStreamConfiguration'</w:t>
      </w:r>
      <w:r>
        <w:rPr>
          <w:lang w:val="en-US"/>
        </w:rPr>
        <w:t xml:space="preserve">, the system </w:t>
      </w:r>
      <w:r w:rsidRPr="00A43E7F">
        <w:rPr>
          <w:lang w:val="en-US"/>
        </w:rPr>
        <w:t xml:space="preserve">shall not transmit </w:t>
      </w:r>
      <w:r w:rsidR="006724E6">
        <w:rPr>
          <w:lang w:val="en-US"/>
        </w:rPr>
        <w:t>‘</w:t>
      </w:r>
      <w:r>
        <w:rPr>
          <w:lang w:val="en-US"/>
        </w:rPr>
        <w:t>Video</w:t>
      </w:r>
      <w:r w:rsidR="006724E6">
        <w:rPr>
          <w:lang w:val="en-US"/>
        </w:rPr>
        <w:t xml:space="preserve"> </w:t>
      </w:r>
      <w:r>
        <w:rPr>
          <w:lang w:val="en-US"/>
        </w:rPr>
        <w:t>Stream</w:t>
      </w:r>
      <w:r w:rsidR="006724E6">
        <w:rPr>
          <w:lang w:val="en-US"/>
        </w:rPr>
        <w:t>’</w:t>
      </w:r>
      <w:r w:rsidRPr="00A43E7F">
        <w:rPr>
          <w:lang w:val="en-US"/>
        </w:rPr>
        <w:t xml:space="preserve"> for longer than 300ms by achieving </w:t>
      </w:r>
      <w:r>
        <w:rPr>
          <w:lang w:val="en-US"/>
        </w:rPr>
        <w:t xml:space="preserve">the </w:t>
      </w:r>
      <w:r w:rsidRPr="00A43E7F">
        <w:rPr>
          <w:lang w:val="en-US"/>
        </w:rPr>
        <w:t>SafeState</w:t>
      </w:r>
    </w:p>
    <w:p w14:paraId="43621B6F" w14:textId="6B5463B1" w:rsidR="006724E6" w:rsidRPr="006724E6" w:rsidRDefault="006724E6" w:rsidP="006724E6">
      <w:pPr>
        <w:pStyle w:val="Listenabsatz"/>
        <w:numPr>
          <w:ilvl w:val="2"/>
          <w:numId w:val="2"/>
        </w:numPr>
        <w:rPr>
          <w:lang w:val="en-US"/>
        </w:rPr>
      </w:pPr>
      <w:r>
        <w:rPr>
          <w:lang w:val="en-US"/>
        </w:rPr>
        <w:t>ASIL: B</w:t>
      </w:r>
    </w:p>
    <w:p w14:paraId="021F7AFD" w14:textId="77777777" w:rsidR="00E04855" w:rsidRPr="006724E6" w:rsidRDefault="008A664E" w:rsidP="00E04855">
      <w:pPr>
        <w:pStyle w:val="Listenabsatz"/>
        <w:numPr>
          <w:ilvl w:val="1"/>
          <w:numId w:val="2"/>
        </w:numPr>
        <w:rPr>
          <w:strike/>
          <w:lang w:val="en-US"/>
        </w:rPr>
      </w:pPr>
      <w:commentRangeStart w:id="35"/>
      <w:r w:rsidRPr="006724E6">
        <w:rPr>
          <w:strike/>
          <w:lang w:val="en-US"/>
        </w:rPr>
        <w:t xml:space="preserve">The system shall ensure </w:t>
      </w:r>
      <w:r w:rsidR="00140670" w:rsidRPr="006724E6">
        <w:rPr>
          <w:strike/>
          <w:lang w:val="en-US"/>
        </w:rPr>
        <w:t xml:space="preserve">‘fault free’ </w:t>
      </w:r>
      <w:r w:rsidRPr="006724E6">
        <w:rPr>
          <w:strike/>
          <w:lang w:val="en-US"/>
        </w:rPr>
        <w:t>configuration storage</w:t>
      </w:r>
    </w:p>
    <w:p w14:paraId="39AA648C" w14:textId="737F9FB9" w:rsidR="008A664E" w:rsidRPr="006724E6" w:rsidRDefault="008A664E" w:rsidP="00E04855">
      <w:pPr>
        <w:pStyle w:val="Listenabsatz"/>
        <w:numPr>
          <w:ilvl w:val="2"/>
          <w:numId w:val="2"/>
        </w:numPr>
        <w:rPr>
          <w:strike/>
          <w:lang w:val="en-US"/>
        </w:rPr>
      </w:pPr>
      <w:r w:rsidRPr="006724E6">
        <w:rPr>
          <w:strike/>
          <w:lang w:val="en-US"/>
        </w:rPr>
        <w:t>ASIL: B</w:t>
      </w:r>
      <w:commentRangeEnd w:id="35"/>
      <w:r w:rsidR="006724E6">
        <w:rPr>
          <w:rStyle w:val="Kommentarzeichen"/>
        </w:rPr>
        <w:commentReference w:id="35"/>
      </w:r>
    </w:p>
    <w:p w14:paraId="5B0F6E77" w14:textId="03BB6890" w:rsidR="008A664E" w:rsidRPr="006724E6" w:rsidRDefault="008A664E" w:rsidP="00726CE5">
      <w:pPr>
        <w:pStyle w:val="Listenabsatz"/>
        <w:numPr>
          <w:ilvl w:val="1"/>
          <w:numId w:val="2"/>
        </w:numPr>
        <w:rPr>
          <w:strike/>
          <w:lang w:val="en-US"/>
        </w:rPr>
      </w:pPr>
      <w:commentRangeStart w:id="36"/>
      <w:r w:rsidRPr="006724E6">
        <w:rPr>
          <w:strike/>
          <w:lang w:val="en-US"/>
        </w:rPr>
        <w:t xml:space="preserve">The system shall ensure </w:t>
      </w:r>
      <w:r w:rsidR="00140670" w:rsidRPr="006724E6">
        <w:rPr>
          <w:strike/>
          <w:lang w:val="en-US"/>
        </w:rPr>
        <w:t xml:space="preserve">‘fault free’ </w:t>
      </w:r>
      <w:r w:rsidRPr="006724E6">
        <w:rPr>
          <w:strike/>
          <w:lang w:val="en-US"/>
        </w:rPr>
        <w:t>handling of ‘image meta data’</w:t>
      </w:r>
    </w:p>
    <w:p w14:paraId="7A0DB121" w14:textId="77777777" w:rsidR="008A664E" w:rsidRPr="006724E6" w:rsidRDefault="008A664E" w:rsidP="00726CE5">
      <w:pPr>
        <w:pStyle w:val="Listenabsatz"/>
        <w:numPr>
          <w:ilvl w:val="2"/>
          <w:numId w:val="2"/>
        </w:numPr>
        <w:rPr>
          <w:strike/>
          <w:lang w:val="en-US"/>
        </w:rPr>
      </w:pPr>
      <w:r w:rsidRPr="006724E6">
        <w:rPr>
          <w:strike/>
          <w:lang w:val="en-US"/>
        </w:rPr>
        <w:t>ASIL: B</w:t>
      </w:r>
      <w:commentRangeEnd w:id="36"/>
      <w:r w:rsidR="006724E6">
        <w:rPr>
          <w:rStyle w:val="Kommentarzeichen"/>
        </w:rPr>
        <w:commentReference w:id="36"/>
      </w:r>
    </w:p>
    <w:p w14:paraId="2BC96E97" w14:textId="62F6D68A" w:rsidR="00704B53" w:rsidRPr="00EA5A05" w:rsidRDefault="00704B53" w:rsidP="00726CE5">
      <w:pPr>
        <w:pStyle w:val="Listenabsatz"/>
        <w:numPr>
          <w:ilvl w:val="1"/>
          <w:numId w:val="2"/>
        </w:numPr>
        <w:rPr>
          <w:strike/>
          <w:lang w:val="en-US"/>
        </w:rPr>
      </w:pPr>
      <w:r w:rsidRPr="00EA5A05">
        <w:rPr>
          <w:strike/>
          <w:lang w:val="en-US"/>
        </w:rPr>
        <w:t xml:space="preserve">The system shall ensure </w:t>
      </w:r>
      <w:r w:rsidR="00140670" w:rsidRPr="00EA5A05">
        <w:rPr>
          <w:strike/>
          <w:lang w:val="en-US"/>
        </w:rPr>
        <w:t xml:space="preserve">‘fault free’ </w:t>
      </w:r>
      <w:r w:rsidR="004B6E0C" w:rsidRPr="00EA5A05">
        <w:rPr>
          <w:strike/>
          <w:lang w:val="en-US"/>
        </w:rPr>
        <w:t>safety rel</w:t>
      </w:r>
      <w:r w:rsidR="001E524D" w:rsidRPr="00EA5A05">
        <w:rPr>
          <w:strike/>
          <w:lang w:val="en-US"/>
        </w:rPr>
        <w:t>e</w:t>
      </w:r>
      <w:r w:rsidR="004B6E0C" w:rsidRPr="00EA5A05">
        <w:rPr>
          <w:strike/>
          <w:lang w:val="en-US"/>
        </w:rPr>
        <w:t xml:space="preserve">vant internal </w:t>
      </w:r>
      <w:r w:rsidRPr="00EA5A05">
        <w:rPr>
          <w:strike/>
          <w:lang w:val="en-US"/>
        </w:rPr>
        <w:t xml:space="preserve">communication </w:t>
      </w:r>
    </w:p>
    <w:p w14:paraId="391BAB3F" w14:textId="0BFE709B" w:rsidR="008A664E" w:rsidRPr="00EA5A05" w:rsidRDefault="00704B53" w:rsidP="00726CE5">
      <w:pPr>
        <w:pStyle w:val="Listenabsatz"/>
        <w:numPr>
          <w:ilvl w:val="2"/>
          <w:numId w:val="2"/>
        </w:numPr>
        <w:rPr>
          <w:strike/>
          <w:lang w:val="en-US"/>
        </w:rPr>
      </w:pPr>
      <w:r w:rsidRPr="00EA5A05">
        <w:rPr>
          <w:strike/>
          <w:lang w:val="en-US"/>
        </w:rPr>
        <w:t>ASIL: B</w:t>
      </w:r>
    </w:p>
    <w:p w14:paraId="0A703685" w14:textId="77777777" w:rsidR="0017669B" w:rsidRPr="0017669B" w:rsidRDefault="0017669B" w:rsidP="0017669B">
      <w:pPr>
        <w:rPr>
          <w:lang w:val="en-US"/>
        </w:rPr>
      </w:pPr>
      <w:bookmarkStart w:id="37" w:name="_GoBack"/>
      <w:bookmarkEnd w:id="37"/>
    </w:p>
    <w:p w14:paraId="416AE116" w14:textId="4F43C3E4" w:rsidR="002C29CC" w:rsidRDefault="002C29CC" w:rsidP="001D0CE6">
      <w:pPr>
        <w:pStyle w:val="berschrift1"/>
        <w:rPr>
          <w:lang w:val="en-US"/>
        </w:rPr>
      </w:pPr>
      <w:r w:rsidRPr="002C29CC">
        <w:rPr>
          <w:lang w:val="en-US"/>
        </w:rPr>
        <w:t>SOW1</w:t>
      </w:r>
      <w:r>
        <w:rPr>
          <w:lang w:val="en-US"/>
        </w:rPr>
        <w:t xml:space="preserve"> Interface – General </w:t>
      </w:r>
      <w:r>
        <w:rPr>
          <w:lang w:val="en-US"/>
        </w:rPr>
        <w:t>requirements</w:t>
      </w:r>
    </w:p>
    <w:p w14:paraId="3C49D0D9" w14:textId="44F8E7BF" w:rsidR="002C29CC" w:rsidRDefault="002C29CC" w:rsidP="002C29CC">
      <w:pPr>
        <w:pStyle w:val="Listenabsatz"/>
        <w:numPr>
          <w:ilvl w:val="0"/>
          <w:numId w:val="27"/>
        </w:numPr>
        <w:rPr>
          <w:lang w:val="en-US"/>
        </w:rPr>
      </w:pPr>
      <w:r w:rsidRPr="00907114">
        <w:rPr>
          <w:lang w:val="en-US"/>
        </w:rPr>
        <w:t xml:space="preserve">The system shall </w:t>
      </w:r>
      <w:r>
        <w:rPr>
          <w:lang w:val="en-US"/>
        </w:rPr>
        <w:t>check that the</w:t>
      </w:r>
      <w:r w:rsidRPr="00907114">
        <w:rPr>
          <w:lang w:val="en-US"/>
        </w:rPr>
        <w:t xml:space="preserve"> 'VideoStreamConfiguration'</w:t>
      </w:r>
      <w:r>
        <w:rPr>
          <w:lang w:val="en-US"/>
        </w:rPr>
        <w:t xml:space="preserve"> was correctly written at SOW1 at start-up.</w:t>
      </w:r>
    </w:p>
    <w:p w14:paraId="1BDF62E1" w14:textId="6B808D51" w:rsidR="001D0CE6" w:rsidRPr="001D0CE6" w:rsidRDefault="001D0CE6" w:rsidP="001D0CE6">
      <w:pPr>
        <w:pStyle w:val="Listenabsatz"/>
        <w:numPr>
          <w:ilvl w:val="1"/>
          <w:numId w:val="27"/>
        </w:numPr>
        <w:rPr>
          <w:lang w:val="en-US"/>
        </w:rPr>
      </w:pPr>
      <w:r>
        <w:rPr>
          <w:lang w:val="en-US"/>
        </w:rPr>
        <w:t xml:space="preserve">ASIL: </w:t>
      </w:r>
      <w:r w:rsidR="007F733B">
        <w:rPr>
          <w:lang w:val="en-US"/>
        </w:rPr>
        <w:t>A(SG3)</w:t>
      </w:r>
      <w:r w:rsidR="00586C0C">
        <w:rPr>
          <w:lang w:val="en-US"/>
        </w:rPr>
        <w:t>/B(SG4)</w:t>
      </w:r>
    </w:p>
    <w:p w14:paraId="76DDF616" w14:textId="4A6C03F9" w:rsidR="002C29CC" w:rsidRDefault="002C29CC" w:rsidP="002C29CC">
      <w:pPr>
        <w:pStyle w:val="Listenabsatz"/>
        <w:numPr>
          <w:ilvl w:val="0"/>
          <w:numId w:val="27"/>
        </w:numPr>
        <w:rPr>
          <w:lang w:val="en-US"/>
        </w:rPr>
      </w:pPr>
      <w:r w:rsidRPr="00907114">
        <w:rPr>
          <w:lang w:val="en-US"/>
        </w:rPr>
        <w:t xml:space="preserve">The system shall </w:t>
      </w:r>
      <w:r>
        <w:rPr>
          <w:lang w:val="en-US"/>
        </w:rPr>
        <w:t>check that the</w:t>
      </w:r>
      <w:r w:rsidRPr="00907114">
        <w:rPr>
          <w:lang w:val="en-US"/>
        </w:rPr>
        <w:t xml:space="preserve"> 'VideoStreamConfiguration'</w:t>
      </w:r>
      <w:r>
        <w:rPr>
          <w:lang w:val="en-US"/>
        </w:rPr>
        <w:t xml:space="preserve"> was correctly written at SOW1 at each change of the data.</w:t>
      </w:r>
    </w:p>
    <w:p w14:paraId="57BB3BFB" w14:textId="7E03C178" w:rsidR="001D0CE6" w:rsidRPr="001D0CE6" w:rsidRDefault="001D0CE6" w:rsidP="001D0CE6">
      <w:pPr>
        <w:pStyle w:val="Listenabsatz"/>
        <w:numPr>
          <w:ilvl w:val="1"/>
          <w:numId w:val="27"/>
        </w:numPr>
        <w:rPr>
          <w:lang w:val="en-US"/>
        </w:rPr>
      </w:pPr>
      <w:r>
        <w:rPr>
          <w:lang w:val="en-US"/>
        </w:rPr>
        <w:t xml:space="preserve">ASIL: </w:t>
      </w:r>
      <w:r w:rsidR="007F733B">
        <w:rPr>
          <w:lang w:val="en-US"/>
        </w:rPr>
        <w:t>A(SG3)</w:t>
      </w:r>
      <w:r w:rsidR="00586C0C" w:rsidRPr="00586C0C">
        <w:rPr>
          <w:lang w:val="en-US"/>
        </w:rPr>
        <w:t xml:space="preserve"> </w:t>
      </w:r>
      <w:r w:rsidR="00586C0C">
        <w:rPr>
          <w:lang w:val="en-US"/>
        </w:rPr>
        <w:t>/B(SG4)</w:t>
      </w:r>
    </w:p>
    <w:p w14:paraId="09710028" w14:textId="77777777" w:rsidR="001D0CE6" w:rsidRDefault="001D0CE6" w:rsidP="001D0CE6">
      <w:pPr>
        <w:pStyle w:val="Listenabsatz"/>
        <w:numPr>
          <w:ilvl w:val="0"/>
          <w:numId w:val="27"/>
        </w:numPr>
        <w:rPr>
          <w:lang w:val="en-US"/>
        </w:rPr>
      </w:pPr>
      <w:r w:rsidRPr="00907114">
        <w:rPr>
          <w:lang w:val="en-US"/>
        </w:rPr>
        <w:t xml:space="preserve">The system shall ensure </w:t>
      </w:r>
      <w:r>
        <w:rPr>
          <w:lang w:val="en-US"/>
        </w:rPr>
        <w:t xml:space="preserve">‘fault free’ </w:t>
      </w:r>
      <w:r w:rsidRPr="00ED5F35">
        <w:rPr>
          <w:lang w:val="en-US"/>
        </w:rPr>
        <w:t>reception of '</w:t>
      </w:r>
      <w:r>
        <w:rPr>
          <w:lang w:val="en-US"/>
        </w:rPr>
        <w:t>FS-DiagnosticsInformation</w:t>
      </w:r>
      <w:r w:rsidRPr="00ED5F35">
        <w:rPr>
          <w:lang w:val="en-US"/>
        </w:rPr>
        <w:t xml:space="preserve">' </w:t>
      </w:r>
      <w:r>
        <w:rPr>
          <w:lang w:val="en-US"/>
        </w:rPr>
        <w:t>from SOW1(camera head).</w:t>
      </w:r>
    </w:p>
    <w:p w14:paraId="0B925FC7" w14:textId="2746A419" w:rsidR="001D0CE6" w:rsidRPr="001D0CE6" w:rsidRDefault="001D0CE6" w:rsidP="001D0CE6">
      <w:pPr>
        <w:pStyle w:val="Listenabsatz"/>
        <w:numPr>
          <w:ilvl w:val="1"/>
          <w:numId w:val="27"/>
        </w:numPr>
        <w:rPr>
          <w:lang w:val="en-US"/>
        </w:rPr>
      </w:pPr>
      <w:r>
        <w:rPr>
          <w:lang w:val="en-US"/>
        </w:rPr>
        <w:t xml:space="preserve">ASIL: </w:t>
      </w:r>
      <w:r w:rsidR="007F733B">
        <w:rPr>
          <w:lang w:val="en-US"/>
        </w:rPr>
        <w:t>A(SG3)/</w:t>
      </w:r>
      <w:r>
        <w:rPr>
          <w:lang w:val="en-US"/>
        </w:rPr>
        <w:t>B</w:t>
      </w:r>
      <w:r w:rsidR="003226B2">
        <w:rPr>
          <w:lang w:val="en-US"/>
        </w:rPr>
        <w:t>(SG4)</w:t>
      </w:r>
    </w:p>
    <w:p w14:paraId="69049337" w14:textId="402BB5B5" w:rsidR="002C29CC" w:rsidRDefault="002C29CC" w:rsidP="002C29CC">
      <w:pPr>
        <w:rPr>
          <w:lang w:val="en-US"/>
        </w:rPr>
      </w:pPr>
    </w:p>
    <w:p w14:paraId="67E6C049" w14:textId="1A6BA110" w:rsidR="002C29CC" w:rsidRDefault="002C29CC" w:rsidP="002C29CC">
      <w:pPr>
        <w:rPr>
          <w:lang w:val="en-US"/>
        </w:rPr>
      </w:pPr>
    </w:p>
    <w:p w14:paraId="2E0EB5E9" w14:textId="05656FFC" w:rsidR="002C29CC" w:rsidRDefault="002C29CC" w:rsidP="002C29CC">
      <w:pPr>
        <w:rPr>
          <w:lang w:val="en-US"/>
        </w:rPr>
      </w:pPr>
    </w:p>
    <w:p w14:paraId="1F85BCD6" w14:textId="68AA309C" w:rsidR="002C29CC" w:rsidRDefault="002C29CC" w:rsidP="002C29CC">
      <w:pPr>
        <w:rPr>
          <w:lang w:val="en-US"/>
        </w:rPr>
      </w:pPr>
    </w:p>
    <w:p w14:paraId="6417CCD4" w14:textId="77777777" w:rsidR="002C29CC" w:rsidRPr="002C29CC" w:rsidRDefault="002C29CC" w:rsidP="002C29CC">
      <w:pPr>
        <w:rPr>
          <w:lang w:val="en-US"/>
        </w:rPr>
      </w:pPr>
    </w:p>
    <w:p w14:paraId="542717C2" w14:textId="77777777" w:rsidR="00726CE5" w:rsidRPr="00726CE5" w:rsidRDefault="00726CE5" w:rsidP="00726CE5">
      <w:pPr>
        <w:rPr>
          <w:lang w:val="en-US"/>
        </w:rPr>
      </w:pPr>
    </w:p>
    <w:p w14:paraId="3846D9E8" w14:textId="77777777" w:rsidR="007B01A1" w:rsidRDefault="007B01A1" w:rsidP="00D15B7F">
      <w:pPr>
        <w:pBdr>
          <w:bottom w:val="single" w:sz="12" w:space="1" w:color="auto"/>
        </w:pBdr>
        <w:rPr>
          <w:lang w:val="en-US"/>
        </w:rPr>
      </w:pPr>
    </w:p>
    <w:p w14:paraId="255CB17C" w14:textId="7011A0E9" w:rsidR="004D635E" w:rsidRDefault="004D635E" w:rsidP="00D15B7F">
      <w:pPr>
        <w:rPr>
          <w:lang w:val="en-US"/>
        </w:rPr>
      </w:pPr>
    </w:p>
    <w:p w14:paraId="6F56F3B1" w14:textId="54C76A2A" w:rsidR="004D635E" w:rsidRDefault="00701A0D" w:rsidP="00D15B7F">
      <w:pPr>
        <w:rPr>
          <w:lang w:val="en-US"/>
        </w:rPr>
      </w:pPr>
      <w:r w:rsidRPr="00701A0D">
        <w:rPr>
          <w:b/>
          <w:u w:val="single"/>
          <w:lang w:val="en-US"/>
        </w:rPr>
        <w:t>Notes</w:t>
      </w:r>
      <w:r>
        <w:rPr>
          <w:lang w:val="en-US"/>
        </w:rPr>
        <w:t>:</w:t>
      </w:r>
    </w:p>
    <w:p w14:paraId="0140BD48" w14:textId="2BAA157A" w:rsidR="00701A0D" w:rsidRDefault="00701A0D" w:rsidP="00D15B7F">
      <w:pPr>
        <w:rPr>
          <w:lang w:val="en-US"/>
        </w:rPr>
      </w:pPr>
    </w:p>
    <w:p w14:paraId="14D3CE9D" w14:textId="77777777" w:rsidR="00701A0D" w:rsidRDefault="00701A0D" w:rsidP="00D15B7F">
      <w:pPr>
        <w:rPr>
          <w:lang w:val="en-US"/>
        </w:rPr>
      </w:pPr>
      <w:r>
        <w:rPr>
          <w:lang w:val="en-US"/>
        </w:rPr>
        <w:t>FTA-SG1:</w:t>
      </w:r>
    </w:p>
    <w:p w14:paraId="425F6DBD" w14:textId="77777777" w:rsidR="00701A0D" w:rsidRPr="00701A0D" w:rsidRDefault="00701A0D" w:rsidP="00D15B7F">
      <w:pPr>
        <w:rPr>
          <w:lang w:val="en-US"/>
        </w:rPr>
      </w:pPr>
    </w:p>
    <w:p w14:paraId="6201B995" w14:textId="77777777" w:rsidR="00701A0D" w:rsidRDefault="00701A0D" w:rsidP="00D15B7F">
      <w:pPr>
        <w:rPr>
          <w:lang w:val="en-US"/>
        </w:rPr>
      </w:pPr>
    </w:p>
    <w:p w14:paraId="773985BB" w14:textId="77777777" w:rsidR="00701A0D" w:rsidRDefault="00701A0D" w:rsidP="00D15B7F">
      <w:pPr>
        <w:rPr>
          <w:lang w:val="en-US"/>
        </w:rPr>
      </w:pPr>
      <w:r>
        <w:rPr>
          <w:lang w:val="en-US"/>
        </w:rPr>
        <w:t>Preventive Measure – SG2:</w:t>
      </w:r>
    </w:p>
    <w:p w14:paraId="74CC59C1" w14:textId="77777777" w:rsidR="00701A0D" w:rsidRPr="008A1351" w:rsidRDefault="00701A0D" w:rsidP="00D15B7F">
      <w:pPr>
        <w:pStyle w:val="Listenabsatz"/>
        <w:numPr>
          <w:ilvl w:val="0"/>
          <w:numId w:val="14"/>
        </w:numPr>
        <w:rPr>
          <w:lang w:val="en-US"/>
        </w:rPr>
      </w:pPr>
      <w:r w:rsidRPr="008A1351">
        <w:rPr>
          <w:lang w:val="en-US"/>
        </w:rPr>
        <w:t>ImageAcquisition</w:t>
      </w:r>
    </w:p>
    <w:p w14:paraId="5E9C4702" w14:textId="77777777" w:rsidR="00701A0D" w:rsidRPr="00C20D4A" w:rsidRDefault="00701A0D" w:rsidP="00D15B7F">
      <w:pPr>
        <w:pStyle w:val="Listenabsatz"/>
        <w:numPr>
          <w:ilvl w:val="1"/>
          <w:numId w:val="14"/>
        </w:numPr>
        <w:rPr>
          <w:highlight w:val="green"/>
          <w:lang w:val="en-US"/>
        </w:rPr>
      </w:pPr>
      <w:r w:rsidRPr="00C20D4A">
        <w:rPr>
          <w:highlight w:val="green"/>
          <w:lang w:val="en-US"/>
        </w:rPr>
        <w:t>ImageAcquisition shall ensure that image is stored in the right buffer position</w:t>
      </w:r>
    </w:p>
    <w:p w14:paraId="2C5D0858" w14:textId="77777777" w:rsidR="00701A0D" w:rsidRDefault="00701A0D" w:rsidP="00D15B7F">
      <w:pPr>
        <w:pStyle w:val="Listenabsatz"/>
        <w:numPr>
          <w:ilvl w:val="1"/>
          <w:numId w:val="14"/>
        </w:numPr>
        <w:rPr>
          <w:lang w:val="en-US"/>
        </w:rPr>
      </w:pPr>
      <w:r w:rsidRPr="00C20D4A">
        <w:rPr>
          <w:highlight w:val="green"/>
          <w:lang w:val="en-US"/>
        </w:rPr>
        <w:t>the ImageAcquisition (the indicator function) shall ensure that the same image can be dispatched N (TBD) times at maximum.</w:t>
      </w:r>
    </w:p>
    <w:p w14:paraId="0815F209" w14:textId="77777777" w:rsidR="00701A0D" w:rsidRPr="008714B9" w:rsidRDefault="00701A0D" w:rsidP="00D15B7F">
      <w:pPr>
        <w:pStyle w:val="Listenabsatz"/>
        <w:numPr>
          <w:ilvl w:val="1"/>
          <w:numId w:val="14"/>
        </w:numPr>
        <w:rPr>
          <w:highlight w:val="green"/>
          <w:lang w:val="en-US"/>
        </w:rPr>
      </w:pPr>
      <w:r w:rsidRPr="008714B9">
        <w:rPr>
          <w:highlight w:val="green"/>
          <w:lang w:val="en-US"/>
        </w:rPr>
        <w:t>the ImageAcquisition (the provision function) shall ensure that the same image can be dispatched N (TBD) times at maximum.</w:t>
      </w:r>
    </w:p>
    <w:p w14:paraId="4CF3037C" w14:textId="77777777" w:rsidR="00701A0D" w:rsidRPr="008714B9" w:rsidRDefault="00701A0D" w:rsidP="00D15B7F">
      <w:pPr>
        <w:pStyle w:val="Listenabsatz"/>
        <w:numPr>
          <w:ilvl w:val="1"/>
          <w:numId w:val="14"/>
        </w:numPr>
        <w:rPr>
          <w:highlight w:val="green"/>
          <w:lang w:val="en-US"/>
        </w:rPr>
      </w:pPr>
      <w:r w:rsidRPr="008714B9">
        <w:rPr>
          <w:highlight w:val="green"/>
          <w:lang w:val="en-US"/>
        </w:rPr>
        <w:t>the ImageAcquisition (reception function) shall ensure that the sequence of incoming frames is preserved</w:t>
      </w:r>
    </w:p>
    <w:p w14:paraId="21D97913" w14:textId="26AE7C9B" w:rsidR="00701A0D" w:rsidRPr="008714B9" w:rsidRDefault="00701A0D" w:rsidP="00D15B7F">
      <w:pPr>
        <w:pStyle w:val="Listenabsatz"/>
        <w:numPr>
          <w:ilvl w:val="1"/>
          <w:numId w:val="14"/>
        </w:numPr>
        <w:rPr>
          <w:highlight w:val="green"/>
          <w:lang w:val="en-US"/>
        </w:rPr>
      </w:pPr>
      <w:del w:id="38" w:author="Rekas, Miroslaw" w:date="2025-09-16T15:27:00Z">
        <w:r w:rsidRPr="008714B9" w:rsidDel="00873C5E">
          <w:rPr>
            <w:highlight w:val="green"/>
            <w:lang w:val="en-US"/>
          </w:rPr>
          <w:delText xml:space="preserve">fault free </w:delText>
        </w:r>
      </w:del>
      <w:ins w:id="39" w:author="Rekas, Miroslaw" w:date="2025-09-16T15:28:00Z">
        <w:r w:rsidR="00140670">
          <w:rPr>
            <w:highlight w:val="green"/>
            <w:lang w:val="en-US"/>
          </w:rPr>
          <w:t xml:space="preserve">‘fault free’ </w:t>
        </w:r>
      </w:ins>
      <w:r w:rsidRPr="008714B9">
        <w:rPr>
          <w:highlight w:val="green"/>
          <w:lang w:val="en-US"/>
        </w:rPr>
        <w:t>(no sequence corruption/falsification) reception shall be ensured</w:t>
      </w:r>
    </w:p>
    <w:p w14:paraId="2F069D41" w14:textId="048C332F" w:rsidR="00701A0D" w:rsidRDefault="00701A0D" w:rsidP="00D15B7F">
      <w:pPr>
        <w:pStyle w:val="Listenabsatz"/>
        <w:numPr>
          <w:ilvl w:val="1"/>
          <w:numId w:val="14"/>
        </w:numPr>
        <w:rPr>
          <w:highlight w:val="green"/>
          <w:lang w:val="en-US"/>
        </w:rPr>
      </w:pPr>
      <w:del w:id="40" w:author="Rekas, Miroslaw" w:date="2025-09-16T15:27:00Z">
        <w:r w:rsidRPr="008714B9" w:rsidDel="00873C5E">
          <w:rPr>
            <w:highlight w:val="green"/>
            <w:lang w:val="en-US"/>
          </w:rPr>
          <w:delText xml:space="preserve">fault free </w:delText>
        </w:r>
      </w:del>
      <w:ins w:id="41" w:author="Rekas, Miroslaw" w:date="2025-09-16T15:28:00Z">
        <w:r w:rsidR="00140670">
          <w:rPr>
            <w:highlight w:val="green"/>
            <w:lang w:val="en-US"/>
          </w:rPr>
          <w:t xml:space="preserve">‘fault free’ </w:t>
        </w:r>
      </w:ins>
      <w:r w:rsidRPr="008714B9">
        <w:rPr>
          <w:highlight w:val="green"/>
          <w:lang w:val="en-US"/>
        </w:rPr>
        <w:t>reception of RAWVideoStream shall be ensured</w:t>
      </w:r>
    </w:p>
    <w:p w14:paraId="2BCB87CD" w14:textId="01C9B20D" w:rsidR="00701A0D" w:rsidRPr="0034700C" w:rsidRDefault="00701A0D" w:rsidP="00D15B7F">
      <w:pPr>
        <w:pStyle w:val="Listenabsatz"/>
        <w:numPr>
          <w:ilvl w:val="1"/>
          <w:numId w:val="14"/>
        </w:numPr>
        <w:rPr>
          <w:highlight w:val="green"/>
          <w:lang w:val="en-US"/>
        </w:rPr>
      </w:pPr>
      <w:del w:id="42" w:author="Rekas, Miroslaw" w:date="2025-09-16T15:27:00Z">
        <w:r w:rsidRPr="0034700C" w:rsidDel="00873C5E">
          <w:rPr>
            <w:highlight w:val="green"/>
            <w:lang w:val="en-US"/>
          </w:rPr>
          <w:delText xml:space="preserve">fault free </w:delText>
        </w:r>
      </w:del>
      <w:ins w:id="43" w:author="Rekas, Miroslaw" w:date="2025-09-16T15:28:00Z">
        <w:r w:rsidR="00140670">
          <w:rPr>
            <w:highlight w:val="green"/>
            <w:lang w:val="en-US"/>
          </w:rPr>
          <w:t xml:space="preserve">‘fault free’ </w:t>
        </w:r>
      </w:ins>
      <w:r w:rsidRPr="0034700C">
        <w:rPr>
          <w:highlight w:val="green"/>
          <w:lang w:val="en-US"/>
        </w:rPr>
        <w:t>(frozen image) reception of 'tmpDataImage' in 'temporary storage of RAW Data' shall be ensured</w:t>
      </w:r>
    </w:p>
    <w:p w14:paraId="3A259E5D" w14:textId="77777777" w:rsidR="00701A0D" w:rsidRPr="0034700C" w:rsidRDefault="00701A0D" w:rsidP="00D15B7F">
      <w:pPr>
        <w:pStyle w:val="Listenabsatz"/>
        <w:numPr>
          <w:ilvl w:val="1"/>
          <w:numId w:val="14"/>
        </w:numPr>
        <w:rPr>
          <w:highlight w:val="green"/>
          <w:lang w:val="en-US"/>
        </w:rPr>
      </w:pPr>
      <w:r w:rsidRPr="0034700C">
        <w:rPr>
          <w:highlight w:val="green"/>
          <w:lang w:val="en-US"/>
        </w:rPr>
        <w:t>fault (integrity loss (frozen image) of 'RAWStreamConfiguration') free 'configureRAWStream' (function) shall be ensured</w:t>
      </w:r>
    </w:p>
    <w:p w14:paraId="503915EC" w14:textId="77777777" w:rsidR="00701A0D" w:rsidRPr="001C3A47" w:rsidRDefault="00701A0D" w:rsidP="00D15B7F">
      <w:pPr>
        <w:pStyle w:val="Listenabsatz"/>
        <w:numPr>
          <w:ilvl w:val="1"/>
          <w:numId w:val="14"/>
        </w:numPr>
        <w:rPr>
          <w:highlight w:val="green"/>
          <w:lang w:val="en-US"/>
        </w:rPr>
      </w:pPr>
      <w:r w:rsidRPr="0034700C">
        <w:rPr>
          <w:highlight w:val="green"/>
          <w:lang w:val="en-US"/>
        </w:rPr>
        <w:t>fault (frozen image) free reception of 'RAWStreamConfiguration' in 'configureRAWStream' function shall be ensured</w:t>
      </w:r>
    </w:p>
    <w:p w14:paraId="390AEB28" w14:textId="77777777" w:rsidR="00701A0D" w:rsidRDefault="00701A0D" w:rsidP="00D15B7F">
      <w:pPr>
        <w:pStyle w:val="Listenabsatz"/>
        <w:numPr>
          <w:ilvl w:val="0"/>
          <w:numId w:val="14"/>
        </w:numPr>
        <w:rPr>
          <w:lang w:val="en-US"/>
        </w:rPr>
      </w:pPr>
      <w:r>
        <w:rPr>
          <w:lang w:val="en-US"/>
        </w:rPr>
        <w:t>ImagePocessing</w:t>
      </w:r>
    </w:p>
    <w:p w14:paraId="72EC3100" w14:textId="3AC2FB57" w:rsidR="00701A0D" w:rsidRPr="00F85B28" w:rsidRDefault="00701A0D" w:rsidP="00D15B7F">
      <w:pPr>
        <w:pStyle w:val="Listenabsatz"/>
        <w:numPr>
          <w:ilvl w:val="1"/>
          <w:numId w:val="14"/>
        </w:numPr>
        <w:rPr>
          <w:highlight w:val="green"/>
          <w:lang w:val="en-US"/>
        </w:rPr>
      </w:pPr>
      <w:del w:id="44" w:author="Rekas, Miroslaw" w:date="2025-09-16T15:27:00Z">
        <w:r w:rsidRPr="00F85B28" w:rsidDel="00873C5E">
          <w:rPr>
            <w:highlight w:val="green"/>
            <w:lang w:val="en-US"/>
          </w:rPr>
          <w:delText xml:space="preserve">fault free </w:delText>
        </w:r>
      </w:del>
      <w:ins w:id="45" w:author="Rekas, Miroslaw" w:date="2025-09-16T15:28:00Z">
        <w:r w:rsidR="00140670">
          <w:rPr>
            <w:highlight w:val="green"/>
            <w:lang w:val="en-US"/>
          </w:rPr>
          <w:t xml:space="preserve">‘fault free’ </w:t>
        </w:r>
      </w:ins>
      <w:r w:rsidRPr="00F85B28">
        <w:rPr>
          <w:highlight w:val="green"/>
          <w:lang w:val="en-US"/>
        </w:rPr>
        <w:t>reception of newImageIndicator shall be ensured</w:t>
      </w:r>
    </w:p>
    <w:p w14:paraId="6A20B42D" w14:textId="241C6DED" w:rsidR="00701A0D" w:rsidRPr="00F85B28" w:rsidRDefault="00701A0D" w:rsidP="00D15B7F">
      <w:pPr>
        <w:pStyle w:val="Listenabsatz"/>
        <w:numPr>
          <w:ilvl w:val="1"/>
          <w:numId w:val="14"/>
        </w:numPr>
        <w:rPr>
          <w:highlight w:val="green"/>
          <w:lang w:val="en-US"/>
        </w:rPr>
      </w:pPr>
      <w:del w:id="46" w:author="Rekas, Miroslaw" w:date="2025-09-16T15:27:00Z">
        <w:r w:rsidRPr="00F85B28" w:rsidDel="00873C5E">
          <w:rPr>
            <w:highlight w:val="green"/>
            <w:lang w:val="en-US"/>
          </w:rPr>
          <w:delText xml:space="preserve">fault free </w:delText>
        </w:r>
      </w:del>
      <w:ins w:id="47" w:author="Rekas, Miroslaw" w:date="2025-09-16T15:28:00Z">
        <w:r w:rsidR="00140670">
          <w:rPr>
            <w:highlight w:val="green"/>
            <w:lang w:val="en-US"/>
          </w:rPr>
          <w:t xml:space="preserve">‘fault free’ </w:t>
        </w:r>
      </w:ins>
      <w:r w:rsidRPr="00F85B28">
        <w:rPr>
          <w:highlight w:val="green"/>
          <w:lang w:val="en-US"/>
        </w:rPr>
        <w:t>reception of the RAW image shall be ensured</w:t>
      </w:r>
    </w:p>
    <w:p w14:paraId="03AD00D6" w14:textId="77777777" w:rsidR="00701A0D" w:rsidRPr="00F85B28" w:rsidRDefault="00701A0D" w:rsidP="00D15B7F">
      <w:pPr>
        <w:pStyle w:val="Listenabsatz"/>
        <w:numPr>
          <w:ilvl w:val="1"/>
          <w:numId w:val="14"/>
        </w:numPr>
        <w:rPr>
          <w:highlight w:val="green"/>
          <w:lang w:val="en-US"/>
        </w:rPr>
      </w:pPr>
      <w:r w:rsidRPr="00F85B28">
        <w:rPr>
          <w:highlight w:val="green"/>
          <w:lang w:val="en-US"/>
        </w:rPr>
        <w:t>the ImageAcquisition (frame reception managing) shall be able to detect the SOW1-SafeState request and generate appropriate internal signal</w:t>
      </w:r>
    </w:p>
    <w:p w14:paraId="1F05C718" w14:textId="5307CA9C" w:rsidR="00701A0D" w:rsidRPr="00F85B28" w:rsidRDefault="00701A0D" w:rsidP="00D15B7F">
      <w:pPr>
        <w:pStyle w:val="Listenabsatz"/>
        <w:numPr>
          <w:ilvl w:val="1"/>
          <w:numId w:val="14"/>
        </w:numPr>
        <w:rPr>
          <w:highlight w:val="green"/>
          <w:lang w:val="en-US"/>
        </w:rPr>
      </w:pPr>
      <w:del w:id="48" w:author="Rekas, Miroslaw" w:date="2025-09-16T15:27:00Z">
        <w:r w:rsidRPr="00F85B28" w:rsidDel="00873C5E">
          <w:rPr>
            <w:highlight w:val="green"/>
            <w:lang w:val="en-US"/>
          </w:rPr>
          <w:delText xml:space="preserve">fault free </w:delText>
        </w:r>
      </w:del>
      <w:ins w:id="49" w:author="Rekas, Miroslaw" w:date="2025-09-16T15:28:00Z">
        <w:r w:rsidR="00140670">
          <w:rPr>
            <w:highlight w:val="green"/>
            <w:lang w:val="en-US"/>
          </w:rPr>
          <w:t xml:space="preserve">‘fault free’ </w:t>
        </w:r>
      </w:ins>
      <w:r w:rsidRPr="00F85B28">
        <w:rPr>
          <w:highlight w:val="green"/>
          <w:lang w:val="en-US"/>
        </w:rPr>
        <w:t>reception of 'Target Resolution Image' shall be ensured</w:t>
      </w:r>
    </w:p>
    <w:p w14:paraId="3BB3A3C8" w14:textId="7FC05846" w:rsidR="00701A0D" w:rsidRPr="00F85B28" w:rsidRDefault="00701A0D" w:rsidP="00D15B7F">
      <w:pPr>
        <w:pStyle w:val="Listenabsatz"/>
        <w:numPr>
          <w:ilvl w:val="1"/>
          <w:numId w:val="14"/>
        </w:numPr>
        <w:rPr>
          <w:highlight w:val="green"/>
          <w:lang w:val="en-US"/>
        </w:rPr>
      </w:pPr>
      <w:del w:id="50" w:author="Rekas, Miroslaw" w:date="2025-09-16T15:27:00Z">
        <w:r w:rsidRPr="00F85B28" w:rsidDel="00873C5E">
          <w:rPr>
            <w:highlight w:val="green"/>
            <w:lang w:val="en-US"/>
          </w:rPr>
          <w:delText xml:space="preserve">fault free </w:delText>
        </w:r>
      </w:del>
      <w:ins w:id="51" w:author="Rekas, Miroslaw" w:date="2025-09-16T15:28:00Z">
        <w:r w:rsidR="00140670">
          <w:rPr>
            <w:highlight w:val="green"/>
            <w:lang w:val="en-US"/>
          </w:rPr>
          <w:t xml:space="preserve">‘fault free’ </w:t>
        </w:r>
      </w:ins>
      <w:r w:rsidRPr="00F85B28">
        <w:rPr>
          <w:highlight w:val="green"/>
          <w:lang w:val="en-US"/>
        </w:rPr>
        <w:t>(no sequence corruption/falsification) image processing shall be ensured</w:t>
      </w:r>
    </w:p>
    <w:p w14:paraId="759F151B" w14:textId="674C8D2E" w:rsidR="00701A0D" w:rsidRDefault="00701A0D" w:rsidP="00D15B7F">
      <w:pPr>
        <w:pStyle w:val="Listenabsatz"/>
        <w:numPr>
          <w:ilvl w:val="1"/>
          <w:numId w:val="14"/>
        </w:numPr>
        <w:rPr>
          <w:highlight w:val="green"/>
          <w:lang w:val="en-US"/>
        </w:rPr>
      </w:pPr>
      <w:del w:id="52" w:author="Rekas, Miroslaw" w:date="2025-09-16T15:27:00Z">
        <w:r w:rsidRPr="0034700C" w:rsidDel="00873C5E">
          <w:rPr>
            <w:highlight w:val="green"/>
            <w:lang w:val="en-US"/>
          </w:rPr>
          <w:delText xml:space="preserve">fault free </w:delText>
        </w:r>
      </w:del>
      <w:ins w:id="53" w:author="Rekas, Miroslaw" w:date="2025-09-16T15:28:00Z">
        <w:r w:rsidR="00140670">
          <w:rPr>
            <w:highlight w:val="green"/>
            <w:lang w:val="en-US"/>
          </w:rPr>
          <w:t xml:space="preserve">‘fault free’ </w:t>
        </w:r>
      </w:ins>
      <w:r w:rsidRPr="0034700C">
        <w:rPr>
          <w:highlight w:val="green"/>
          <w:lang w:val="en-US"/>
        </w:rPr>
        <w:t>(no sequence corruption/falsification) image scaling shall be ensured</w:t>
      </w:r>
    </w:p>
    <w:p w14:paraId="72F9AAC3" w14:textId="77777777" w:rsidR="00701A0D" w:rsidRDefault="00701A0D" w:rsidP="00D15B7F">
      <w:pPr>
        <w:pStyle w:val="Listenabsatz"/>
        <w:numPr>
          <w:ilvl w:val="1"/>
          <w:numId w:val="14"/>
        </w:numPr>
        <w:rPr>
          <w:highlight w:val="green"/>
          <w:lang w:val="en-US"/>
        </w:rPr>
      </w:pPr>
      <w:r w:rsidRPr="00544478">
        <w:rPr>
          <w:highlight w:val="green"/>
          <w:lang w:val="en-US"/>
        </w:rPr>
        <w:t>fault (frozen image) free reception of 'RAWDataImage' in 'provideImageMetaData' function shall be ensured</w:t>
      </w:r>
    </w:p>
    <w:p w14:paraId="6F18E1B7" w14:textId="77777777" w:rsidR="00701A0D" w:rsidRPr="00544478" w:rsidRDefault="00701A0D" w:rsidP="00D15B7F">
      <w:pPr>
        <w:pStyle w:val="Listenabsatz"/>
        <w:numPr>
          <w:ilvl w:val="1"/>
          <w:numId w:val="14"/>
        </w:numPr>
        <w:rPr>
          <w:highlight w:val="green"/>
          <w:lang w:val="en-US"/>
        </w:rPr>
      </w:pPr>
      <w:r w:rsidRPr="00544478">
        <w:rPr>
          <w:highlight w:val="green"/>
          <w:lang w:val="en-US"/>
        </w:rPr>
        <w:t>fault (frozen image) free 'provideImageMetaData' (function) shall be ensured</w:t>
      </w:r>
    </w:p>
    <w:p w14:paraId="28981275" w14:textId="77777777" w:rsidR="00701A0D" w:rsidRDefault="00701A0D" w:rsidP="00D15B7F">
      <w:pPr>
        <w:pStyle w:val="Listenabsatz"/>
        <w:numPr>
          <w:ilvl w:val="0"/>
          <w:numId w:val="14"/>
        </w:numPr>
        <w:rPr>
          <w:highlight w:val="green"/>
          <w:lang w:val="en-US"/>
        </w:rPr>
      </w:pPr>
      <w:r>
        <w:rPr>
          <w:highlight w:val="green"/>
          <w:lang w:val="en-US"/>
        </w:rPr>
        <w:t>ImageOutput</w:t>
      </w:r>
    </w:p>
    <w:p w14:paraId="6D08D869" w14:textId="36A3951F" w:rsidR="00701A0D" w:rsidRPr="00F85B28" w:rsidRDefault="00701A0D" w:rsidP="00D15B7F">
      <w:pPr>
        <w:pStyle w:val="Listenabsatz"/>
        <w:numPr>
          <w:ilvl w:val="1"/>
          <w:numId w:val="14"/>
        </w:numPr>
        <w:rPr>
          <w:highlight w:val="green"/>
          <w:lang w:val="en-US"/>
        </w:rPr>
      </w:pPr>
      <w:del w:id="54" w:author="Rekas, Miroslaw" w:date="2025-09-16T15:27:00Z">
        <w:r w:rsidRPr="00F85B28" w:rsidDel="00873C5E">
          <w:rPr>
            <w:highlight w:val="green"/>
            <w:lang w:val="en-US"/>
          </w:rPr>
          <w:delText xml:space="preserve">fault free </w:delText>
        </w:r>
      </w:del>
      <w:ins w:id="55" w:author="Rekas, Miroslaw" w:date="2025-09-16T15:28:00Z">
        <w:r w:rsidR="00140670">
          <w:rPr>
            <w:highlight w:val="green"/>
            <w:lang w:val="en-US"/>
          </w:rPr>
          <w:t xml:space="preserve">‘fault free’ </w:t>
        </w:r>
      </w:ins>
      <w:r w:rsidRPr="00F85B28">
        <w:rPr>
          <w:highlight w:val="green"/>
          <w:lang w:val="en-US"/>
        </w:rPr>
        <w:t>reception of 'Encoded Image' shall be ensured</w:t>
      </w:r>
    </w:p>
    <w:p w14:paraId="0763200C" w14:textId="5EBFA23D" w:rsidR="00701A0D" w:rsidRPr="00F85B28" w:rsidRDefault="00701A0D" w:rsidP="00D15B7F">
      <w:pPr>
        <w:pStyle w:val="Listenabsatz"/>
        <w:numPr>
          <w:ilvl w:val="1"/>
          <w:numId w:val="14"/>
        </w:numPr>
        <w:rPr>
          <w:highlight w:val="green"/>
          <w:lang w:val="en-US"/>
        </w:rPr>
      </w:pPr>
      <w:del w:id="56" w:author="Rekas, Miroslaw" w:date="2025-09-16T15:27:00Z">
        <w:r w:rsidRPr="00F85B28" w:rsidDel="00873C5E">
          <w:rPr>
            <w:highlight w:val="green"/>
            <w:lang w:val="en-US"/>
          </w:rPr>
          <w:delText xml:space="preserve">fault free </w:delText>
        </w:r>
      </w:del>
      <w:ins w:id="57" w:author="Rekas, Miroslaw" w:date="2025-09-16T15:28:00Z">
        <w:r w:rsidR="00140670">
          <w:rPr>
            <w:highlight w:val="green"/>
            <w:lang w:val="en-US"/>
          </w:rPr>
          <w:t xml:space="preserve">‘fault free’ </w:t>
        </w:r>
      </w:ins>
      <w:r w:rsidRPr="00F85B28">
        <w:rPr>
          <w:highlight w:val="green"/>
          <w:lang w:val="en-US"/>
        </w:rPr>
        <w:t>reception of  'Full Resolution Processed Image' shall be ensured</w:t>
      </w:r>
    </w:p>
    <w:p w14:paraId="00D10F0E" w14:textId="66D52057" w:rsidR="00701A0D" w:rsidRPr="0034700C" w:rsidRDefault="00701A0D" w:rsidP="00D15B7F">
      <w:pPr>
        <w:pStyle w:val="Listenabsatz"/>
        <w:numPr>
          <w:ilvl w:val="1"/>
          <w:numId w:val="14"/>
        </w:numPr>
        <w:rPr>
          <w:highlight w:val="green"/>
          <w:lang w:val="en-US"/>
        </w:rPr>
      </w:pPr>
      <w:del w:id="58" w:author="Rekas, Miroslaw" w:date="2025-09-16T15:27:00Z">
        <w:r w:rsidRPr="0034700C" w:rsidDel="00873C5E">
          <w:rPr>
            <w:highlight w:val="green"/>
            <w:lang w:val="en-US"/>
          </w:rPr>
          <w:lastRenderedPageBreak/>
          <w:delText xml:space="preserve">fault free </w:delText>
        </w:r>
      </w:del>
      <w:ins w:id="59" w:author="Rekas, Miroslaw" w:date="2025-09-16T15:28:00Z">
        <w:r w:rsidR="00140670">
          <w:rPr>
            <w:highlight w:val="green"/>
            <w:lang w:val="en-US"/>
          </w:rPr>
          <w:t xml:space="preserve">‘fault free’ </w:t>
        </w:r>
      </w:ins>
      <w:r w:rsidRPr="0034700C">
        <w:rPr>
          <w:highlight w:val="green"/>
          <w:lang w:val="en-US"/>
        </w:rPr>
        <w:t>(no sequence corruption/falsification) image encoding shall be ensured</w:t>
      </w:r>
    </w:p>
    <w:p w14:paraId="6F3B4361" w14:textId="424CF127" w:rsidR="00701A0D" w:rsidRDefault="00701A0D" w:rsidP="00D15B7F">
      <w:pPr>
        <w:pStyle w:val="Listenabsatz"/>
        <w:numPr>
          <w:ilvl w:val="1"/>
          <w:numId w:val="14"/>
        </w:numPr>
        <w:rPr>
          <w:highlight w:val="green"/>
          <w:lang w:val="en-US"/>
        </w:rPr>
      </w:pPr>
      <w:del w:id="60" w:author="Rekas, Miroslaw" w:date="2025-09-16T15:27:00Z">
        <w:r w:rsidRPr="0034700C" w:rsidDel="00873C5E">
          <w:rPr>
            <w:highlight w:val="green"/>
            <w:lang w:val="en-US"/>
          </w:rPr>
          <w:delText xml:space="preserve">fault free </w:delText>
        </w:r>
      </w:del>
      <w:ins w:id="61" w:author="Rekas, Miroslaw" w:date="2025-09-16T15:28:00Z">
        <w:r w:rsidR="00140670">
          <w:rPr>
            <w:highlight w:val="green"/>
            <w:lang w:val="en-US"/>
          </w:rPr>
          <w:t xml:space="preserve">‘fault free’ </w:t>
        </w:r>
      </w:ins>
      <w:r w:rsidRPr="0034700C">
        <w:rPr>
          <w:highlight w:val="green"/>
          <w:lang w:val="en-US"/>
        </w:rPr>
        <w:t>(no sequence corruption/falsification) image dispatching shall be ensured</w:t>
      </w:r>
    </w:p>
    <w:p w14:paraId="4F94E264" w14:textId="77777777" w:rsidR="00701A0D" w:rsidRDefault="00701A0D" w:rsidP="00D15B7F">
      <w:pPr>
        <w:pStyle w:val="Listenabsatz"/>
        <w:numPr>
          <w:ilvl w:val="1"/>
          <w:numId w:val="14"/>
        </w:numPr>
        <w:rPr>
          <w:highlight w:val="green"/>
          <w:lang w:val="en-US"/>
        </w:rPr>
      </w:pPr>
      <w:r w:rsidRPr="0034700C">
        <w:rPr>
          <w:highlight w:val="green"/>
          <w:lang w:val="en-US"/>
        </w:rPr>
        <w:t>fault (frozen image) free invocation of 'disable stream' function shall be ensured</w:t>
      </w:r>
    </w:p>
    <w:p w14:paraId="1DBDE8FA" w14:textId="77777777" w:rsidR="00701A0D" w:rsidRPr="001C3A47" w:rsidRDefault="00701A0D" w:rsidP="00D15B7F">
      <w:pPr>
        <w:pStyle w:val="Listenabsatz"/>
        <w:numPr>
          <w:ilvl w:val="1"/>
          <w:numId w:val="14"/>
        </w:numPr>
        <w:rPr>
          <w:highlight w:val="green"/>
          <w:lang w:val="en-US"/>
        </w:rPr>
      </w:pPr>
      <w:r w:rsidRPr="00B214C9">
        <w:rPr>
          <w:highlight w:val="green"/>
          <w:lang w:val="en-US"/>
        </w:rPr>
        <w:t>fault (frozen image) free function 'disableStream' shall be ensured</w:t>
      </w:r>
    </w:p>
    <w:p w14:paraId="199F7FB6" w14:textId="77777777" w:rsidR="00701A0D" w:rsidRPr="0034700C" w:rsidRDefault="00701A0D" w:rsidP="00D15B7F">
      <w:pPr>
        <w:pStyle w:val="Listenabsatz"/>
        <w:numPr>
          <w:ilvl w:val="0"/>
          <w:numId w:val="14"/>
        </w:numPr>
        <w:rPr>
          <w:highlight w:val="green"/>
          <w:lang w:val="en-US"/>
        </w:rPr>
      </w:pPr>
      <w:r>
        <w:rPr>
          <w:highlight w:val="green"/>
          <w:lang w:val="en-US"/>
        </w:rPr>
        <w:t>VideoStreamManager</w:t>
      </w:r>
    </w:p>
    <w:p w14:paraId="16F32822" w14:textId="77777777" w:rsidR="00701A0D" w:rsidRPr="001C3A47" w:rsidRDefault="00701A0D" w:rsidP="00D15B7F">
      <w:pPr>
        <w:pStyle w:val="Listenabsatz"/>
        <w:numPr>
          <w:ilvl w:val="1"/>
          <w:numId w:val="14"/>
        </w:numPr>
        <w:rPr>
          <w:highlight w:val="green"/>
          <w:lang w:val="en-US"/>
        </w:rPr>
      </w:pPr>
      <w:r w:rsidRPr="0034700C">
        <w:rPr>
          <w:highlight w:val="green"/>
          <w:lang w:val="en-US"/>
        </w:rPr>
        <w:t>fault (frozen image) free reception of 'RAWDataImage' to 'provison of RAW Data' shall be ensured</w:t>
      </w:r>
    </w:p>
    <w:p w14:paraId="095770FA" w14:textId="22C85FB3" w:rsidR="00701A0D" w:rsidRPr="00B214C9" w:rsidRDefault="00701A0D" w:rsidP="00D15B7F">
      <w:pPr>
        <w:pStyle w:val="Listenabsatz"/>
        <w:numPr>
          <w:ilvl w:val="1"/>
          <w:numId w:val="14"/>
        </w:numPr>
        <w:rPr>
          <w:highlight w:val="green"/>
          <w:lang w:val="en-US"/>
        </w:rPr>
      </w:pPr>
      <w:r w:rsidRPr="00B214C9">
        <w:rPr>
          <w:highlight w:val="green"/>
          <w:lang w:val="en-US"/>
        </w:rPr>
        <w:t>fault (frozen image) free function 'receive</w:t>
      </w:r>
      <w:del w:id="62" w:author="Rekas, Miroslaw" w:date="2025-09-15T11:11:00Z">
        <w:r w:rsidRPr="00B214C9" w:rsidDel="007F669F">
          <w:rPr>
            <w:highlight w:val="green"/>
            <w:lang w:val="en-US"/>
          </w:rPr>
          <w:delText>DiagnosticsInformation</w:delText>
        </w:r>
      </w:del>
      <w:ins w:id="63" w:author="Rekas, Miroslaw" w:date="2025-09-15T11:11:00Z">
        <w:r w:rsidR="007F669F">
          <w:rPr>
            <w:highlight w:val="green"/>
            <w:lang w:val="en-US"/>
          </w:rPr>
          <w:t>FS-DiagnosticsInformation</w:t>
        </w:r>
      </w:ins>
      <w:r w:rsidRPr="00B214C9">
        <w:rPr>
          <w:highlight w:val="green"/>
          <w:lang w:val="en-US"/>
        </w:rPr>
        <w:t>' shall be ensured</w:t>
      </w:r>
    </w:p>
    <w:p w14:paraId="7A95EB60" w14:textId="7A13CF23" w:rsidR="00701A0D" w:rsidRPr="00B214C9" w:rsidRDefault="00701A0D" w:rsidP="00D15B7F">
      <w:pPr>
        <w:pStyle w:val="Listenabsatz"/>
        <w:numPr>
          <w:ilvl w:val="1"/>
          <w:numId w:val="14"/>
        </w:numPr>
        <w:rPr>
          <w:highlight w:val="green"/>
          <w:lang w:val="en-US"/>
        </w:rPr>
      </w:pPr>
      <w:r w:rsidRPr="00B214C9">
        <w:rPr>
          <w:highlight w:val="green"/>
          <w:lang w:val="en-US"/>
        </w:rPr>
        <w:t>fault (frozen image) free reception of '</w:t>
      </w:r>
      <w:del w:id="64" w:author="Rekas, Miroslaw" w:date="2025-09-15T11:11:00Z">
        <w:r w:rsidRPr="00B214C9" w:rsidDel="007F669F">
          <w:rPr>
            <w:highlight w:val="green"/>
            <w:lang w:val="en-US"/>
          </w:rPr>
          <w:delText>DiagnosticsInformation</w:delText>
        </w:r>
      </w:del>
      <w:ins w:id="65" w:author="Rekas, Miroslaw" w:date="2025-09-15T11:11:00Z">
        <w:r w:rsidR="007F669F">
          <w:rPr>
            <w:highlight w:val="green"/>
            <w:lang w:val="en-US"/>
          </w:rPr>
          <w:t>FS-DiagnosticsInformation</w:t>
        </w:r>
      </w:ins>
      <w:r w:rsidRPr="00B214C9">
        <w:rPr>
          <w:highlight w:val="green"/>
          <w:lang w:val="en-US"/>
        </w:rPr>
        <w:t>' in 'receive</w:t>
      </w:r>
      <w:del w:id="66" w:author="Rekas, Miroslaw" w:date="2025-09-15T11:11:00Z">
        <w:r w:rsidRPr="00B214C9" w:rsidDel="007F669F">
          <w:rPr>
            <w:highlight w:val="green"/>
            <w:lang w:val="en-US"/>
          </w:rPr>
          <w:delText>DiagnosticsInformation</w:delText>
        </w:r>
      </w:del>
      <w:ins w:id="67" w:author="Rekas, Miroslaw" w:date="2025-09-15T11:11:00Z">
        <w:r w:rsidR="007F669F">
          <w:rPr>
            <w:highlight w:val="green"/>
            <w:lang w:val="en-US"/>
          </w:rPr>
          <w:t>FS-DiagnosticsInformation</w:t>
        </w:r>
      </w:ins>
      <w:r w:rsidRPr="00B214C9">
        <w:rPr>
          <w:highlight w:val="green"/>
          <w:lang w:val="en-US"/>
        </w:rPr>
        <w:t>' function shall be ensured</w:t>
      </w:r>
    </w:p>
    <w:p w14:paraId="6473C9CB" w14:textId="77777777" w:rsidR="00701A0D" w:rsidRPr="002D27E7" w:rsidRDefault="00701A0D" w:rsidP="00D15B7F">
      <w:pPr>
        <w:pStyle w:val="Listenabsatz"/>
        <w:numPr>
          <w:ilvl w:val="1"/>
          <w:numId w:val="14"/>
        </w:numPr>
        <w:rPr>
          <w:highlight w:val="green"/>
          <w:lang w:val="en-US"/>
        </w:rPr>
      </w:pPr>
      <w:r w:rsidRPr="002D27E7">
        <w:rPr>
          <w:highlight w:val="green"/>
          <w:lang w:val="en-US"/>
        </w:rPr>
        <w:t>fault (frozen image) free function 'configureStream' shall be ensured</w:t>
      </w:r>
    </w:p>
    <w:p w14:paraId="49115DC4" w14:textId="77777777" w:rsidR="00701A0D" w:rsidRDefault="00701A0D" w:rsidP="00D15B7F">
      <w:pPr>
        <w:pStyle w:val="Listenabsatz"/>
        <w:numPr>
          <w:ilvl w:val="1"/>
          <w:numId w:val="14"/>
        </w:numPr>
        <w:rPr>
          <w:lang w:val="en-US"/>
        </w:rPr>
      </w:pPr>
      <w:r w:rsidRPr="002D27E7">
        <w:rPr>
          <w:highlight w:val="green"/>
          <w:lang w:val="en-US"/>
        </w:rPr>
        <w:t>fault (frozen image) free reception of 'VideoStreamConfiguration' in 'configureStream' function shall be ensured</w:t>
      </w:r>
    </w:p>
    <w:p w14:paraId="3A470D0F" w14:textId="77777777" w:rsidR="00701A0D" w:rsidRDefault="00701A0D" w:rsidP="00D15B7F">
      <w:pPr>
        <w:pStyle w:val="Listenabsatz"/>
        <w:numPr>
          <w:ilvl w:val="1"/>
          <w:numId w:val="14"/>
        </w:numPr>
        <w:rPr>
          <w:highlight w:val="green"/>
          <w:lang w:val="en-US"/>
        </w:rPr>
      </w:pPr>
      <w:r w:rsidRPr="002D27E7">
        <w:rPr>
          <w:highlight w:val="green"/>
          <w:lang w:val="en-US"/>
        </w:rPr>
        <w:t>fault (frozen image) free reception of 'VideoConfiguration' in 'storeVideoStreamConfiguration' function shall be ensured</w:t>
      </w:r>
    </w:p>
    <w:p w14:paraId="52CCBEA8" w14:textId="77777777" w:rsidR="00701A0D" w:rsidRPr="00544478" w:rsidRDefault="00701A0D" w:rsidP="00D15B7F">
      <w:pPr>
        <w:pStyle w:val="Listenabsatz"/>
        <w:numPr>
          <w:ilvl w:val="1"/>
          <w:numId w:val="14"/>
        </w:numPr>
        <w:rPr>
          <w:highlight w:val="green"/>
          <w:lang w:val="en-US"/>
        </w:rPr>
      </w:pPr>
      <w:r w:rsidRPr="00544478">
        <w:rPr>
          <w:highlight w:val="green"/>
          <w:lang w:val="en-US"/>
        </w:rPr>
        <w:t>fault (frozen image) free function 'storeVideoStreamConfiguration' shall be ensured</w:t>
      </w:r>
    </w:p>
    <w:p w14:paraId="13BB1471" w14:textId="77777777" w:rsidR="00701A0D" w:rsidRDefault="00701A0D" w:rsidP="00D15B7F">
      <w:pPr>
        <w:pStyle w:val="Listenabsatz"/>
        <w:numPr>
          <w:ilvl w:val="1"/>
          <w:numId w:val="14"/>
        </w:numPr>
        <w:rPr>
          <w:lang w:val="en-US"/>
        </w:rPr>
      </w:pPr>
      <w:r w:rsidRPr="003E4522">
        <w:rPr>
          <w:highlight w:val="green"/>
          <w:lang w:val="en-US"/>
        </w:rPr>
        <w:t>fault (frozen image) free function 'provideConfiguration' shall be ensured</w:t>
      </w:r>
    </w:p>
    <w:p w14:paraId="0B0BEBA0" w14:textId="77777777" w:rsidR="00701A0D" w:rsidRPr="00544478" w:rsidRDefault="00701A0D" w:rsidP="00D15B7F">
      <w:pPr>
        <w:pStyle w:val="Listenabsatz"/>
        <w:numPr>
          <w:ilvl w:val="1"/>
          <w:numId w:val="14"/>
        </w:numPr>
        <w:rPr>
          <w:highlight w:val="green"/>
          <w:lang w:val="en-US"/>
        </w:rPr>
      </w:pPr>
      <w:r w:rsidRPr="00544478">
        <w:rPr>
          <w:highlight w:val="green"/>
          <w:lang w:val="en-US"/>
        </w:rPr>
        <w:t>fault (frozen image) free function 'acquireDiagnostics' shall be ensured</w:t>
      </w:r>
    </w:p>
    <w:p w14:paraId="635B11EB" w14:textId="77777777" w:rsidR="00701A0D" w:rsidRPr="00544478" w:rsidRDefault="00701A0D" w:rsidP="00D15B7F">
      <w:pPr>
        <w:pStyle w:val="Listenabsatz"/>
        <w:numPr>
          <w:ilvl w:val="1"/>
          <w:numId w:val="14"/>
        </w:numPr>
        <w:rPr>
          <w:highlight w:val="green"/>
          <w:lang w:val="en-US"/>
        </w:rPr>
      </w:pPr>
      <w:r w:rsidRPr="00544478">
        <w:rPr>
          <w:highlight w:val="green"/>
          <w:lang w:val="en-US"/>
        </w:rPr>
        <w:t>fault (frozen image) free reception of 'FunctionalSafetyDiagnostics' in 'acquireDiagnostics' function shall be ensured</w:t>
      </w:r>
    </w:p>
    <w:p w14:paraId="37CB5870" w14:textId="77777777" w:rsidR="00701A0D" w:rsidRPr="00C20D4A" w:rsidRDefault="00701A0D" w:rsidP="00D15B7F">
      <w:pPr>
        <w:rPr>
          <w:lang w:val="en-US"/>
        </w:rPr>
      </w:pPr>
    </w:p>
    <w:p w14:paraId="0F0C8207" w14:textId="77777777" w:rsidR="00701A0D" w:rsidRDefault="00701A0D" w:rsidP="00D15B7F">
      <w:pPr>
        <w:rPr>
          <w:lang w:val="en-US"/>
        </w:rPr>
      </w:pPr>
      <w:r>
        <w:rPr>
          <w:lang w:val="en-US"/>
        </w:rPr>
        <w:t>Preventive Measure – SG3:</w:t>
      </w:r>
    </w:p>
    <w:p w14:paraId="6DE50900" w14:textId="77777777" w:rsidR="00701A0D" w:rsidRPr="00AB5375" w:rsidRDefault="00701A0D" w:rsidP="00D15B7F">
      <w:pPr>
        <w:pStyle w:val="Listenabsatz"/>
        <w:numPr>
          <w:ilvl w:val="0"/>
          <w:numId w:val="7"/>
        </w:numPr>
        <w:rPr>
          <w:lang w:val="en-US"/>
        </w:rPr>
      </w:pPr>
      <w:r>
        <w:rPr>
          <w:lang w:val="en-US"/>
        </w:rPr>
        <w:t>ImageAcquisition</w:t>
      </w:r>
    </w:p>
    <w:p w14:paraId="069749A0" w14:textId="6404311A" w:rsidR="00701A0D" w:rsidRPr="00A411ED" w:rsidRDefault="00701A0D" w:rsidP="00D15B7F">
      <w:pPr>
        <w:pStyle w:val="Listenabsatz"/>
        <w:numPr>
          <w:ilvl w:val="1"/>
          <w:numId w:val="7"/>
        </w:numPr>
        <w:rPr>
          <w:highlight w:val="green"/>
          <w:lang w:val="en-US"/>
        </w:rPr>
      </w:pPr>
      <w:del w:id="68" w:author="Rekas, Miroslaw" w:date="2025-09-16T15:27:00Z">
        <w:r w:rsidRPr="00A411ED" w:rsidDel="00873C5E">
          <w:rPr>
            <w:highlight w:val="green"/>
            <w:lang w:val="en-US"/>
          </w:rPr>
          <w:delText xml:space="preserve">fault free </w:delText>
        </w:r>
      </w:del>
      <w:ins w:id="69" w:author="Rekas, Miroslaw" w:date="2025-09-16T15:28:00Z">
        <w:r w:rsidR="00140670">
          <w:rPr>
            <w:highlight w:val="green"/>
            <w:lang w:val="en-US"/>
          </w:rPr>
          <w:t xml:space="preserve">‘fault free’ </w:t>
        </w:r>
      </w:ins>
      <w:r w:rsidRPr="00A411ED">
        <w:rPr>
          <w:highlight w:val="green"/>
          <w:lang w:val="en-US"/>
        </w:rPr>
        <w:t>reception of RAWVideoStream shall be ensured</w:t>
      </w:r>
    </w:p>
    <w:p w14:paraId="74F04614" w14:textId="77777777" w:rsidR="00701A0D" w:rsidRPr="00CD140F" w:rsidRDefault="00701A0D" w:rsidP="00D15B7F">
      <w:pPr>
        <w:pStyle w:val="Listenabsatz"/>
        <w:numPr>
          <w:ilvl w:val="2"/>
          <w:numId w:val="7"/>
        </w:numPr>
        <w:rPr>
          <w:highlight w:val="yellow"/>
          <w:lang w:val="en-US"/>
        </w:rPr>
      </w:pPr>
      <w:r w:rsidRPr="00CD140F">
        <w:rPr>
          <w:highlight w:val="yellow"/>
          <w:lang w:val="en-US"/>
        </w:rPr>
        <w:t>external interface SOW2 –SOW1</w:t>
      </w:r>
    </w:p>
    <w:p w14:paraId="40BD6DFE" w14:textId="77777777" w:rsidR="00701A0D" w:rsidRDefault="00701A0D" w:rsidP="00D15B7F">
      <w:pPr>
        <w:pStyle w:val="Listenabsatz"/>
        <w:numPr>
          <w:ilvl w:val="2"/>
          <w:numId w:val="7"/>
        </w:numPr>
        <w:rPr>
          <w:lang w:val="en-US"/>
        </w:rPr>
      </w:pPr>
    </w:p>
    <w:p w14:paraId="3E318583" w14:textId="77777777" w:rsidR="00701A0D" w:rsidRPr="00A411ED" w:rsidRDefault="00701A0D" w:rsidP="00D15B7F">
      <w:pPr>
        <w:pStyle w:val="Listenabsatz"/>
        <w:numPr>
          <w:ilvl w:val="1"/>
          <w:numId w:val="7"/>
        </w:numPr>
        <w:rPr>
          <w:highlight w:val="green"/>
          <w:lang w:val="en-US"/>
        </w:rPr>
      </w:pPr>
      <w:r w:rsidRPr="00A411ED">
        <w:rPr>
          <w:highlight w:val="green"/>
          <w:lang w:val="en-US"/>
        </w:rPr>
        <w:t>SOW1 raleted contrast-brightness parameter integrity shall be ensured</w:t>
      </w:r>
    </w:p>
    <w:p w14:paraId="0CDBBD12" w14:textId="77777777" w:rsidR="00701A0D" w:rsidRPr="00F54492" w:rsidRDefault="00701A0D" w:rsidP="00D15B7F">
      <w:pPr>
        <w:pStyle w:val="Listenabsatz"/>
        <w:numPr>
          <w:ilvl w:val="2"/>
          <w:numId w:val="7"/>
        </w:numPr>
        <w:rPr>
          <w:highlight w:val="yellow"/>
          <w:lang w:val="en-US"/>
        </w:rPr>
      </w:pPr>
      <w:r w:rsidRPr="00CD140F">
        <w:rPr>
          <w:highlight w:val="yellow"/>
          <w:lang w:val="en-US"/>
        </w:rPr>
        <w:t>external interface SOW2 –SOW1</w:t>
      </w:r>
    </w:p>
    <w:p w14:paraId="64F12425" w14:textId="1D998031" w:rsidR="00701A0D" w:rsidRPr="00D74E61" w:rsidRDefault="00701A0D" w:rsidP="00D15B7F">
      <w:pPr>
        <w:pStyle w:val="Listenabsatz"/>
        <w:numPr>
          <w:ilvl w:val="1"/>
          <w:numId w:val="7"/>
        </w:numPr>
        <w:rPr>
          <w:highlight w:val="green"/>
          <w:lang w:val="en-US"/>
        </w:rPr>
      </w:pPr>
      <w:del w:id="70" w:author="Rekas, Miroslaw" w:date="2025-09-16T15:27:00Z">
        <w:r w:rsidRPr="00D74E61" w:rsidDel="00873C5E">
          <w:rPr>
            <w:highlight w:val="green"/>
            <w:lang w:val="en-US"/>
          </w:rPr>
          <w:delText xml:space="preserve">fault free </w:delText>
        </w:r>
      </w:del>
      <w:ins w:id="71" w:author="Rekas, Miroslaw" w:date="2025-09-16T15:28:00Z">
        <w:r w:rsidR="00140670">
          <w:rPr>
            <w:highlight w:val="green"/>
            <w:lang w:val="en-US"/>
          </w:rPr>
          <w:t xml:space="preserve">‘fault free’ </w:t>
        </w:r>
      </w:ins>
      <w:r w:rsidRPr="00D74E61">
        <w:rPr>
          <w:highlight w:val="green"/>
          <w:lang w:val="en-US"/>
        </w:rPr>
        <w:t>reception (functionality) of RAW Stream via Input Interface shall be ensured</w:t>
      </w:r>
    </w:p>
    <w:p w14:paraId="120479A8" w14:textId="7C68B010" w:rsidR="00701A0D" w:rsidRPr="00D74E61" w:rsidRDefault="00701A0D" w:rsidP="00D15B7F">
      <w:pPr>
        <w:pStyle w:val="Listenabsatz"/>
        <w:numPr>
          <w:ilvl w:val="1"/>
          <w:numId w:val="7"/>
        </w:numPr>
        <w:rPr>
          <w:highlight w:val="green"/>
          <w:lang w:val="en-US"/>
        </w:rPr>
      </w:pPr>
      <w:del w:id="72" w:author="Rekas, Miroslaw" w:date="2025-09-16T15:27:00Z">
        <w:r w:rsidRPr="00D74E61" w:rsidDel="00873C5E">
          <w:rPr>
            <w:highlight w:val="green"/>
            <w:lang w:val="en-US"/>
          </w:rPr>
          <w:delText xml:space="preserve">fault free </w:delText>
        </w:r>
      </w:del>
      <w:ins w:id="73" w:author="Rekas, Miroslaw" w:date="2025-09-16T15:28:00Z">
        <w:r w:rsidR="00140670">
          <w:rPr>
            <w:highlight w:val="green"/>
            <w:lang w:val="en-US"/>
          </w:rPr>
          <w:t xml:space="preserve">‘fault free’ </w:t>
        </w:r>
      </w:ins>
      <w:r w:rsidRPr="00D74E61">
        <w:rPr>
          <w:highlight w:val="green"/>
          <w:lang w:val="en-US"/>
        </w:rPr>
        <w:t>(contrast-brightness) reception of 'tmpDataImage' in 'temporary storage of RAW Data' shall be ensured</w:t>
      </w:r>
    </w:p>
    <w:p w14:paraId="50BBF02E" w14:textId="77777777" w:rsidR="00701A0D" w:rsidRPr="00D74E61" w:rsidRDefault="00701A0D" w:rsidP="00D15B7F">
      <w:pPr>
        <w:pStyle w:val="Listenabsatz"/>
        <w:numPr>
          <w:ilvl w:val="1"/>
          <w:numId w:val="7"/>
        </w:numPr>
        <w:rPr>
          <w:highlight w:val="green"/>
          <w:lang w:val="en-US"/>
        </w:rPr>
      </w:pPr>
      <w:r w:rsidRPr="00D74E61">
        <w:rPr>
          <w:highlight w:val="green"/>
          <w:lang w:val="en-US"/>
        </w:rPr>
        <w:t>fault (contrast-brightness) free storage of 'tmpDataImage' shall be ensured</w:t>
      </w:r>
    </w:p>
    <w:p w14:paraId="54F9FFDC" w14:textId="77777777" w:rsidR="00701A0D" w:rsidRPr="00685347" w:rsidRDefault="00701A0D" w:rsidP="00D15B7F">
      <w:pPr>
        <w:pStyle w:val="Listenabsatz"/>
        <w:numPr>
          <w:ilvl w:val="1"/>
          <w:numId w:val="7"/>
        </w:numPr>
        <w:rPr>
          <w:highlight w:val="green"/>
          <w:lang w:val="en-US"/>
        </w:rPr>
      </w:pPr>
      <w:r w:rsidRPr="00685347">
        <w:rPr>
          <w:highlight w:val="green"/>
          <w:lang w:val="en-US"/>
        </w:rPr>
        <w:t>fault (contrast-brightness) free reception of 'RAWDataImage' to 'provison of RAW Data' shall be ensured</w:t>
      </w:r>
    </w:p>
    <w:p w14:paraId="15D96B06" w14:textId="77777777" w:rsidR="00701A0D" w:rsidRPr="00685347" w:rsidRDefault="00701A0D" w:rsidP="00D15B7F">
      <w:pPr>
        <w:pStyle w:val="Listenabsatz"/>
        <w:numPr>
          <w:ilvl w:val="1"/>
          <w:numId w:val="7"/>
        </w:numPr>
        <w:rPr>
          <w:highlight w:val="green"/>
          <w:lang w:val="en-US"/>
        </w:rPr>
      </w:pPr>
      <w:r w:rsidRPr="00685347">
        <w:rPr>
          <w:highlight w:val="green"/>
          <w:lang w:val="en-US"/>
        </w:rPr>
        <w:t>fault (contrast-brightness) free 'provision of RAW  Data Image' (function) shall be ensured</w:t>
      </w:r>
    </w:p>
    <w:p w14:paraId="50EB7F53" w14:textId="77777777" w:rsidR="00701A0D" w:rsidRDefault="00701A0D" w:rsidP="00D15B7F">
      <w:pPr>
        <w:pStyle w:val="Listenabsatz"/>
        <w:numPr>
          <w:ilvl w:val="1"/>
          <w:numId w:val="7"/>
        </w:numPr>
        <w:rPr>
          <w:highlight w:val="green"/>
          <w:lang w:val="en-US"/>
        </w:rPr>
      </w:pPr>
      <w:r w:rsidRPr="00685347">
        <w:rPr>
          <w:highlight w:val="green"/>
          <w:lang w:val="en-US"/>
        </w:rPr>
        <w:t>fault (contrast-brightness) free reception of 'RAWStreamConfiguration' in 'configureRAWStream' function shall be ensured</w:t>
      </w:r>
    </w:p>
    <w:p w14:paraId="75806B31" w14:textId="77777777" w:rsidR="00701A0D" w:rsidRDefault="00701A0D" w:rsidP="00D15B7F">
      <w:pPr>
        <w:pStyle w:val="Listenabsatz"/>
        <w:numPr>
          <w:ilvl w:val="1"/>
          <w:numId w:val="7"/>
        </w:numPr>
        <w:rPr>
          <w:lang w:val="en-US"/>
        </w:rPr>
      </w:pPr>
      <w:r w:rsidRPr="00685347">
        <w:rPr>
          <w:highlight w:val="green"/>
          <w:lang w:val="en-US"/>
        </w:rPr>
        <w:t>fault (integrity loss (contrast-brightness) of 'RAWStreamConfiguration') free 'configureRAWStream' (function) shall be ensured</w:t>
      </w:r>
    </w:p>
    <w:p w14:paraId="5A9D210C" w14:textId="77777777" w:rsidR="00701A0D" w:rsidRDefault="00701A0D" w:rsidP="00D15B7F">
      <w:pPr>
        <w:pStyle w:val="Listenabsatz"/>
        <w:numPr>
          <w:ilvl w:val="0"/>
          <w:numId w:val="7"/>
        </w:numPr>
        <w:rPr>
          <w:lang w:val="en-US"/>
        </w:rPr>
      </w:pPr>
      <w:r>
        <w:rPr>
          <w:lang w:val="en-US"/>
        </w:rPr>
        <w:t>ImageProcessing</w:t>
      </w:r>
    </w:p>
    <w:p w14:paraId="5909B914" w14:textId="77777777" w:rsidR="00701A0D" w:rsidRPr="00685347" w:rsidRDefault="00701A0D" w:rsidP="00D15B7F">
      <w:pPr>
        <w:pStyle w:val="Listenabsatz"/>
        <w:numPr>
          <w:ilvl w:val="1"/>
          <w:numId w:val="7"/>
        </w:numPr>
        <w:rPr>
          <w:highlight w:val="green"/>
          <w:lang w:val="en-US"/>
        </w:rPr>
      </w:pPr>
      <w:r w:rsidRPr="00685347">
        <w:rPr>
          <w:highlight w:val="green"/>
          <w:lang w:val="en-US"/>
        </w:rPr>
        <w:lastRenderedPageBreak/>
        <w:t>faulty (contrast-brightness) free reception of 'rawImage' in 'receive RAW image' shall be ensured</w:t>
      </w:r>
    </w:p>
    <w:p w14:paraId="650E076F" w14:textId="77777777" w:rsidR="00701A0D" w:rsidRDefault="00701A0D" w:rsidP="00D15B7F">
      <w:pPr>
        <w:pStyle w:val="Listenabsatz"/>
        <w:numPr>
          <w:ilvl w:val="1"/>
          <w:numId w:val="7"/>
        </w:numPr>
        <w:rPr>
          <w:lang w:val="en-US"/>
        </w:rPr>
      </w:pPr>
      <w:r w:rsidRPr="00685347">
        <w:rPr>
          <w:highlight w:val="green"/>
          <w:lang w:val="en-US"/>
        </w:rPr>
        <w:t>fault (contrast-brightness) free reception of 'raw image' (function) shall be ensured</w:t>
      </w:r>
    </w:p>
    <w:p w14:paraId="66401EFD" w14:textId="77777777" w:rsidR="00701A0D" w:rsidRPr="00685347" w:rsidRDefault="00701A0D" w:rsidP="00D15B7F">
      <w:pPr>
        <w:pStyle w:val="Listenabsatz"/>
        <w:numPr>
          <w:ilvl w:val="1"/>
          <w:numId w:val="7"/>
        </w:numPr>
        <w:rPr>
          <w:highlight w:val="green"/>
          <w:lang w:val="en-US"/>
        </w:rPr>
      </w:pPr>
      <w:r w:rsidRPr="00685347">
        <w:rPr>
          <w:highlight w:val="green"/>
          <w:lang w:val="en-US"/>
        </w:rPr>
        <w:t>fault  (contrast-brightness) free reception of  'RAWImage' in 'processImage'</w:t>
      </w:r>
    </w:p>
    <w:p w14:paraId="44F1BECE" w14:textId="77777777" w:rsidR="00701A0D" w:rsidRPr="00F57863" w:rsidRDefault="00701A0D" w:rsidP="00D15B7F">
      <w:pPr>
        <w:pStyle w:val="Listenabsatz"/>
        <w:numPr>
          <w:ilvl w:val="1"/>
          <w:numId w:val="7"/>
        </w:numPr>
        <w:rPr>
          <w:strike/>
          <w:highlight w:val="green"/>
          <w:lang w:val="en-US"/>
        </w:rPr>
      </w:pPr>
      <w:r w:rsidRPr="00F57863">
        <w:rPr>
          <w:strike/>
          <w:highlight w:val="green"/>
          <w:lang w:val="en-US"/>
        </w:rPr>
        <w:t>faulty (contrast-brightness) free reception of  'VideoConfiguration' in processingImage' shall be ensured</w:t>
      </w:r>
    </w:p>
    <w:p w14:paraId="0931B816" w14:textId="77777777" w:rsidR="00701A0D" w:rsidRDefault="00701A0D" w:rsidP="00D15B7F">
      <w:pPr>
        <w:pStyle w:val="Listenabsatz"/>
        <w:numPr>
          <w:ilvl w:val="1"/>
          <w:numId w:val="7"/>
        </w:numPr>
        <w:rPr>
          <w:lang w:val="en-US"/>
        </w:rPr>
      </w:pPr>
      <w:r w:rsidRPr="00685347">
        <w:rPr>
          <w:highlight w:val="green"/>
          <w:lang w:val="en-US"/>
        </w:rPr>
        <w:t>faulty (contrast-brightness) free 'processing image' (function) shall be ensured</w:t>
      </w:r>
    </w:p>
    <w:p w14:paraId="536FCFE6" w14:textId="02DA12F6" w:rsidR="00701A0D" w:rsidRPr="00872EA7" w:rsidRDefault="00701A0D" w:rsidP="00D15B7F">
      <w:pPr>
        <w:pStyle w:val="Listenabsatz"/>
        <w:numPr>
          <w:ilvl w:val="1"/>
          <w:numId w:val="7"/>
        </w:numPr>
        <w:rPr>
          <w:highlight w:val="green"/>
          <w:lang w:val="en-US"/>
        </w:rPr>
      </w:pPr>
      <w:del w:id="74" w:author="Rekas, Miroslaw" w:date="2025-09-16T15:27:00Z">
        <w:r w:rsidRPr="00872EA7" w:rsidDel="00873C5E">
          <w:rPr>
            <w:highlight w:val="green"/>
            <w:lang w:val="en-US"/>
          </w:rPr>
          <w:delText xml:space="preserve">fault free </w:delText>
        </w:r>
      </w:del>
      <w:ins w:id="75" w:author="Rekas, Miroslaw" w:date="2025-09-16T15:28:00Z">
        <w:r w:rsidR="00140670">
          <w:rPr>
            <w:highlight w:val="green"/>
            <w:lang w:val="en-US"/>
          </w:rPr>
          <w:t xml:space="preserve">‘fault free’ </w:t>
        </w:r>
      </w:ins>
      <w:r w:rsidRPr="00872EA7">
        <w:rPr>
          <w:highlight w:val="green"/>
          <w:lang w:val="en-US"/>
        </w:rPr>
        <w:t>(contrast-brightness) reception of 'FullResolutionProcessedImage' in 'scale image' shall be ensured</w:t>
      </w:r>
    </w:p>
    <w:p w14:paraId="03879555" w14:textId="004D5674" w:rsidR="00701A0D" w:rsidRPr="00F57863" w:rsidRDefault="00701A0D" w:rsidP="00D15B7F">
      <w:pPr>
        <w:pStyle w:val="Listenabsatz"/>
        <w:numPr>
          <w:ilvl w:val="1"/>
          <w:numId w:val="7"/>
        </w:numPr>
        <w:rPr>
          <w:strike/>
          <w:highlight w:val="green"/>
          <w:lang w:val="en-US"/>
        </w:rPr>
      </w:pPr>
      <w:del w:id="76" w:author="Rekas, Miroslaw" w:date="2025-09-16T15:27:00Z">
        <w:r w:rsidRPr="00F57863" w:rsidDel="00873C5E">
          <w:rPr>
            <w:strike/>
            <w:highlight w:val="green"/>
            <w:lang w:val="en-US"/>
          </w:rPr>
          <w:delText xml:space="preserve">fault free </w:delText>
        </w:r>
      </w:del>
      <w:ins w:id="77" w:author="Rekas, Miroslaw" w:date="2025-09-16T15:28:00Z">
        <w:r w:rsidR="00140670">
          <w:rPr>
            <w:strike/>
            <w:highlight w:val="green"/>
            <w:lang w:val="en-US"/>
          </w:rPr>
          <w:t xml:space="preserve">‘fault free’ </w:t>
        </w:r>
      </w:ins>
      <w:r w:rsidRPr="00F57863">
        <w:rPr>
          <w:strike/>
          <w:highlight w:val="green"/>
          <w:lang w:val="en-US"/>
        </w:rPr>
        <w:t>(contrast-brightness) reception of  'VideoConfiguration' in 'scale image' shall be ensured</w:t>
      </w:r>
    </w:p>
    <w:p w14:paraId="03788B24" w14:textId="77777777" w:rsidR="00701A0D" w:rsidRPr="00872EA7" w:rsidRDefault="00701A0D" w:rsidP="00D15B7F">
      <w:pPr>
        <w:pStyle w:val="Listenabsatz"/>
        <w:numPr>
          <w:ilvl w:val="1"/>
          <w:numId w:val="7"/>
        </w:numPr>
        <w:rPr>
          <w:highlight w:val="green"/>
          <w:lang w:val="en-US"/>
        </w:rPr>
      </w:pPr>
      <w:r w:rsidRPr="00872EA7">
        <w:rPr>
          <w:highlight w:val="green"/>
          <w:lang w:val="en-US"/>
        </w:rPr>
        <w:t>faulty (contrast-brightness) free 'scale image' (function) shall be ensured</w:t>
      </w:r>
    </w:p>
    <w:p w14:paraId="427E8C77" w14:textId="77777777" w:rsidR="00701A0D" w:rsidRPr="00872EA7" w:rsidRDefault="00701A0D" w:rsidP="00D15B7F">
      <w:pPr>
        <w:pStyle w:val="Listenabsatz"/>
        <w:numPr>
          <w:ilvl w:val="1"/>
          <w:numId w:val="7"/>
        </w:numPr>
        <w:rPr>
          <w:highlight w:val="green"/>
          <w:lang w:val="en-US"/>
        </w:rPr>
      </w:pPr>
      <w:r w:rsidRPr="00872EA7">
        <w:rPr>
          <w:highlight w:val="green"/>
          <w:lang w:val="en-US"/>
        </w:rPr>
        <w:t>fault (contrast-brightness) free reception of 'RAWDataImage' in 'provideImageMetaData' function shall be ensured</w:t>
      </w:r>
    </w:p>
    <w:p w14:paraId="0BDF8767" w14:textId="77777777" w:rsidR="00701A0D" w:rsidRPr="00872EA7" w:rsidRDefault="00701A0D" w:rsidP="00D15B7F">
      <w:pPr>
        <w:pStyle w:val="Listenabsatz"/>
        <w:numPr>
          <w:ilvl w:val="1"/>
          <w:numId w:val="7"/>
        </w:numPr>
        <w:rPr>
          <w:highlight w:val="green"/>
          <w:lang w:val="en-US"/>
        </w:rPr>
      </w:pPr>
      <w:r w:rsidRPr="00872EA7">
        <w:rPr>
          <w:highlight w:val="green"/>
          <w:lang w:val="en-US"/>
        </w:rPr>
        <w:t>fault (contrast-brightness) free 'provideImageMetaData' (function) shall be ensured</w:t>
      </w:r>
    </w:p>
    <w:p w14:paraId="195A298D" w14:textId="77777777" w:rsidR="00701A0D" w:rsidRPr="00F74101" w:rsidRDefault="00701A0D" w:rsidP="00D15B7F">
      <w:pPr>
        <w:pStyle w:val="Listenabsatz"/>
        <w:numPr>
          <w:ilvl w:val="1"/>
          <w:numId w:val="7"/>
        </w:numPr>
        <w:rPr>
          <w:highlight w:val="green"/>
          <w:lang w:val="en-US"/>
        </w:rPr>
      </w:pPr>
      <w:r w:rsidRPr="00F74101">
        <w:rPr>
          <w:highlight w:val="green"/>
          <w:lang w:val="en-US"/>
        </w:rPr>
        <w:t>fault (contrast-brightness) free reception of 'VideoProcessingConfiguration' in 'configureProcessing' function shall be ensured</w:t>
      </w:r>
    </w:p>
    <w:p w14:paraId="32F8C35E" w14:textId="77777777" w:rsidR="00701A0D" w:rsidRPr="00F74101" w:rsidRDefault="00701A0D" w:rsidP="00D15B7F">
      <w:pPr>
        <w:pStyle w:val="Listenabsatz"/>
        <w:numPr>
          <w:ilvl w:val="1"/>
          <w:numId w:val="7"/>
        </w:numPr>
        <w:rPr>
          <w:highlight w:val="green"/>
          <w:lang w:val="en-US"/>
        </w:rPr>
      </w:pPr>
      <w:r w:rsidRPr="00F74101">
        <w:rPr>
          <w:highlight w:val="green"/>
          <w:lang w:val="en-US"/>
        </w:rPr>
        <w:t>fault (integrity loss (contrast-brightness) of 'ProcessingConfiguration') free 'configureProcessing' (function) shall be ensured</w:t>
      </w:r>
    </w:p>
    <w:p w14:paraId="0C6BA905" w14:textId="77777777" w:rsidR="00701A0D" w:rsidRPr="00F57863" w:rsidRDefault="00701A0D" w:rsidP="00D15B7F">
      <w:pPr>
        <w:pStyle w:val="Listenabsatz"/>
        <w:numPr>
          <w:ilvl w:val="1"/>
          <w:numId w:val="7"/>
        </w:numPr>
        <w:rPr>
          <w:highlight w:val="green"/>
          <w:lang w:val="en-US"/>
        </w:rPr>
      </w:pPr>
      <w:r w:rsidRPr="00F57863">
        <w:rPr>
          <w:highlight w:val="green"/>
          <w:lang w:val="en-US"/>
        </w:rPr>
        <w:t>fault (contrast-brightness) free reception of 'ScalingConfiguration' in 'configureScaling' function shall be ensured</w:t>
      </w:r>
    </w:p>
    <w:p w14:paraId="193FDD51" w14:textId="77777777" w:rsidR="00701A0D" w:rsidRPr="00F57863" w:rsidRDefault="00701A0D" w:rsidP="00D15B7F">
      <w:pPr>
        <w:pStyle w:val="Listenabsatz"/>
        <w:numPr>
          <w:ilvl w:val="1"/>
          <w:numId w:val="7"/>
        </w:numPr>
        <w:rPr>
          <w:highlight w:val="green"/>
          <w:lang w:val="en-US"/>
        </w:rPr>
      </w:pPr>
      <w:r w:rsidRPr="00F57863">
        <w:rPr>
          <w:highlight w:val="green"/>
          <w:lang w:val="en-US"/>
        </w:rPr>
        <w:t>fault ( integrity loss (contrast-brightness) of 'ScalingConfiguration') free 'configureScaling' (function) shall be ensured</w:t>
      </w:r>
    </w:p>
    <w:p w14:paraId="421A1E41" w14:textId="77777777" w:rsidR="00701A0D" w:rsidRDefault="00701A0D" w:rsidP="00D15B7F">
      <w:pPr>
        <w:pStyle w:val="Listenabsatz"/>
        <w:numPr>
          <w:ilvl w:val="0"/>
          <w:numId w:val="7"/>
        </w:numPr>
        <w:rPr>
          <w:lang w:val="en-US"/>
        </w:rPr>
      </w:pPr>
      <w:r>
        <w:rPr>
          <w:lang w:val="en-US"/>
        </w:rPr>
        <w:t>ImageOutput</w:t>
      </w:r>
    </w:p>
    <w:p w14:paraId="7F07756E" w14:textId="77777777" w:rsidR="00701A0D" w:rsidRPr="00F57863" w:rsidRDefault="00701A0D" w:rsidP="00D15B7F">
      <w:pPr>
        <w:pStyle w:val="Listenabsatz"/>
        <w:numPr>
          <w:ilvl w:val="1"/>
          <w:numId w:val="7"/>
        </w:numPr>
        <w:rPr>
          <w:highlight w:val="green"/>
          <w:lang w:val="en-US"/>
        </w:rPr>
      </w:pPr>
      <w:r w:rsidRPr="00F57863">
        <w:rPr>
          <w:highlight w:val="green"/>
          <w:lang w:val="en-US"/>
        </w:rPr>
        <w:t>fault (contrast-brightness) free reception of 'TargetResolutionImage' in 'encode image'</w:t>
      </w:r>
    </w:p>
    <w:p w14:paraId="5C310AA6" w14:textId="77777777" w:rsidR="00701A0D" w:rsidRPr="00F57863" w:rsidRDefault="00701A0D" w:rsidP="00D15B7F">
      <w:pPr>
        <w:pStyle w:val="Listenabsatz"/>
        <w:numPr>
          <w:ilvl w:val="1"/>
          <w:numId w:val="7"/>
        </w:numPr>
        <w:rPr>
          <w:strike/>
          <w:lang w:val="en-US"/>
        </w:rPr>
      </w:pPr>
      <w:r w:rsidRPr="00F57863">
        <w:rPr>
          <w:strike/>
          <w:lang w:val="en-US"/>
        </w:rPr>
        <w:t>fault (contrast-brightness) free  reception of 'VideoConfiguration' in 'encode image' shall be ensured</w:t>
      </w:r>
    </w:p>
    <w:p w14:paraId="60726EB9" w14:textId="77777777" w:rsidR="00701A0D" w:rsidRPr="00F57863" w:rsidRDefault="00701A0D" w:rsidP="00D15B7F">
      <w:pPr>
        <w:pStyle w:val="Listenabsatz"/>
        <w:numPr>
          <w:ilvl w:val="1"/>
          <w:numId w:val="7"/>
        </w:numPr>
        <w:rPr>
          <w:highlight w:val="green"/>
          <w:lang w:val="en-US"/>
        </w:rPr>
      </w:pPr>
      <w:r w:rsidRPr="00F57863">
        <w:rPr>
          <w:highlight w:val="green"/>
          <w:lang w:val="en-US"/>
        </w:rPr>
        <w:t>fault (contrast-brightness) free 'encode image' (function) shall be ensured</w:t>
      </w:r>
    </w:p>
    <w:p w14:paraId="210EA90B" w14:textId="77777777" w:rsidR="00701A0D" w:rsidRPr="00F57863" w:rsidRDefault="00701A0D" w:rsidP="00D15B7F">
      <w:pPr>
        <w:pStyle w:val="Listenabsatz"/>
        <w:numPr>
          <w:ilvl w:val="1"/>
          <w:numId w:val="7"/>
        </w:numPr>
        <w:rPr>
          <w:highlight w:val="green"/>
          <w:lang w:val="en-US"/>
        </w:rPr>
      </w:pPr>
      <w:r w:rsidRPr="00F57863">
        <w:rPr>
          <w:highlight w:val="green"/>
          <w:lang w:val="en-US"/>
        </w:rPr>
        <w:t>fault (contrast-brightness) free reception of 'encodedImage' in 'dispatch image'</w:t>
      </w:r>
    </w:p>
    <w:p w14:paraId="4A77CBCF" w14:textId="77777777" w:rsidR="00701A0D" w:rsidRDefault="00701A0D" w:rsidP="00D15B7F">
      <w:pPr>
        <w:pStyle w:val="Listenabsatz"/>
        <w:numPr>
          <w:ilvl w:val="1"/>
          <w:numId w:val="7"/>
        </w:numPr>
        <w:rPr>
          <w:lang w:val="en-US"/>
        </w:rPr>
      </w:pPr>
      <w:r w:rsidRPr="00F57863">
        <w:rPr>
          <w:highlight w:val="green"/>
          <w:lang w:val="en-US"/>
        </w:rPr>
        <w:t>fault (contrast-brightness) free 'dispatch image' (function)</w:t>
      </w:r>
    </w:p>
    <w:p w14:paraId="70D2A29B" w14:textId="68419C4A" w:rsidR="00701A0D" w:rsidRPr="00F57863" w:rsidRDefault="00701A0D" w:rsidP="00D15B7F">
      <w:pPr>
        <w:pStyle w:val="Listenabsatz"/>
        <w:numPr>
          <w:ilvl w:val="1"/>
          <w:numId w:val="7"/>
        </w:numPr>
        <w:rPr>
          <w:highlight w:val="green"/>
          <w:lang w:val="en-US"/>
        </w:rPr>
      </w:pPr>
      <w:del w:id="78" w:author="Rekas, Miroslaw" w:date="2025-09-16T15:27:00Z">
        <w:r w:rsidRPr="00F57863" w:rsidDel="00873C5E">
          <w:rPr>
            <w:highlight w:val="green"/>
            <w:lang w:val="en-US"/>
          </w:rPr>
          <w:delText xml:space="preserve">fault free </w:delText>
        </w:r>
      </w:del>
      <w:ins w:id="79" w:author="Rekas, Miroslaw" w:date="2025-09-16T15:28:00Z">
        <w:r w:rsidR="00140670">
          <w:rPr>
            <w:highlight w:val="green"/>
            <w:lang w:val="en-US"/>
          </w:rPr>
          <w:t xml:space="preserve">‘fault free’ </w:t>
        </w:r>
      </w:ins>
      <w:r w:rsidRPr="00F57863">
        <w:rPr>
          <w:highlight w:val="green"/>
          <w:lang w:val="en-US"/>
        </w:rPr>
        <w:t>(contrast-brightness) reception of 'EncodingConfiguration' in 'configureEncoding' function shall be ensured</w:t>
      </w:r>
    </w:p>
    <w:p w14:paraId="5BB50F6A" w14:textId="77777777" w:rsidR="00701A0D" w:rsidRPr="00F57863" w:rsidRDefault="00701A0D" w:rsidP="00D15B7F">
      <w:pPr>
        <w:pStyle w:val="Listenabsatz"/>
        <w:numPr>
          <w:ilvl w:val="1"/>
          <w:numId w:val="7"/>
        </w:numPr>
        <w:rPr>
          <w:highlight w:val="green"/>
          <w:lang w:val="en-US"/>
        </w:rPr>
      </w:pPr>
      <w:r w:rsidRPr="00F57863">
        <w:rPr>
          <w:highlight w:val="green"/>
          <w:lang w:val="en-US"/>
        </w:rPr>
        <w:t>fault (integrity loss (contrast-brightness) of 'EncodingConfiguration') free 'configureEncoding' (function)  shall be ensured</w:t>
      </w:r>
    </w:p>
    <w:p w14:paraId="4C1D4021" w14:textId="77777777" w:rsidR="00701A0D" w:rsidRPr="00D14B48" w:rsidRDefault="00701A0D" w:rsidP="00D15B7F">
      <w:pPr>
        <w:pStyle w:val="Listenabsatz"/>
        <w:numPr>
          <w:ilvl w:val="1"/>
          <w:numId w:val="7"/>
        </w:numPr>
        <w:rPr>
          <w:highlight w:val="green"/>
          <w:lang w:val="en-US"/>
        </w:rPr>
      </w:pPr>
      <w:r w:rsidRPr="00D14B48">
        <w:rPr>
          <w:highlight w:val="green"/>
          <w:lang w:val="en-US"/>
        </w:rPr>
        <w:t>fault (contrast-brightness) free reception of 'DispatchmentConfiguration' in 'configureDispatchment' function</w:t>
      </w:r>
    </w:p>
    <w:p w14:paraId="19321E0A" w14:textId="77777777" w:rsidR="00701A0D" w:rsidRPr="00D14B48" w:rsidRDefault="00701A0D" w:rsidP="00D15B7F">
      <w:pPr>
        <w:pStyle w:val="Listenabsatz"/>
        <w:numPr>
          <w:ilvl w:val="1"/>
          <w:numId w:val="7"/>
        </w:numPr>
        <w:rPr>
          <w:highlight w:val="green"/>
          <w:lang w:val="en-US"/>
        </w:rPr>
      </w:pPr>
      <w:r w:rsidRPr="00D14B48">
        <w:rPr>
          <w:highlight w:val="green"/>
          <w:lang w:val="en-US"/>
        </w:rPr>
        <w:t>fault (integrity loss (contrast-brightness) of 'DispatchmentConfiguration') free 'configureDispatchment'</w:t>
      </w:r>
    </w:p>
    <w:p w14:paraId="32B71643" w14:textId="77777777" w:rsidR="00701A0D" w:rsidRPr="00CD2601" w:rsidRDefault="00701A0D" w:rsidP="00D15B7F">
      <w:pPr>
        <w:pStyle w:val="Listenabsatz"/>
        <w:numPr>
          <w:ilvl w:val="1"/>
          <w:numId w:val="7"/>
        </w:numPr>
        <w:rPr>
          <w:highlight w:val="green"/>
          <w:lang w:val="en-US"/>
        </w:rPr>
      </w:pPr>
      <w:r w:rsidRPr="00CD2601">
        <w:rPr>
          <w:highlight w:val="green"/>
          <w:lang w:val="en-US"/>
        </w:rPr>
        <w:t>fault (contrast-brightness) free function 'disableStream' shall be ensured</w:t>
      </w:r>
    </w:p>
    <w:p w14:paraId="34DDDDC2" w14:textId="77777777" w:rsidR="00701A0D" w:rsidRPr="00CD2601" w:rsidRDefault="00701A0D" w:rsidP="00D15B7F">
      <w:pPr>
        <w:pStyle w:val="Listenabsatz"/>
        <w:numPr>
          <w:ilvl w:val="1"/>
          <w:numId w:val="7"/>
        </w:numPr>
        <w:rPr>
          <w:highlight w:val="green"/>
          <w:lang w:val="en-US"/>
        </w:rPr>
      </w:pPr>
      <w:r w:rsidRPr="00CD2601">
        <w:rPr>
          <w:highlight w:val="green"/>
          <w:lang w:val="en-US"/>
        </w:rPr>
        <w:t>fault (contrast-brightness) free invocation of 'disable stream' function shall be ensured</w:t>
      </w:r>
    </w:p>
    <w:p w14:paraId="3E913803" w14:textId="77777777" w:rsidR="00701A0D" w:rsidRDefault="00701A0D" w:rsidP="00D15B7F">
      <w:pPr>
        <w:pStyle w:val="Listenabsatz"/>
        <w:numPr>
          <w:ilvl w:val="0"/>
          <w:numId w:val="7"/>
        </w:numPr>
        <w:rPr>
          <w:lang w:val="en-US"/>
        </w:rPr>
      </w:pPr>
      <w:r>
        <w:rPr>
          <w:lang w:val="en-US"/>
        </w:rPr>
        <w:t>VideoStreamManager</w:t>
      </w:r>
    </w:p>
    <w:p w14:paraId="641EB171" w14:textId="77777777" w:rsidR="00701A0D" w:rsidRPr="00CD2601" w:rsidRDefault="00701A0D" w:rsidP="00D15B7F">
      <w:pPr>
        <w:pStyle w:val="Listenabsatz"/>
        <w:numPr>
          <w:ilvl w:val="1"/>
          <w:numId w:val="7"/>
        </w:numPr>
        <w:rPr>
          <w:highlight w:val="green"/>
          <w:lang w:val="en-US"/>
        </w:rPr>
      </w:pPr>
      <w:r w:rsidRPr="00CD2601">
        <w:rPr>
          <w:highlight w:val="green"/>
          <w:lang w:val="en-US"/>
        </w:rPr>
        <w:t>fault (contrast-brightness) free reception  of 'ImageMetaData' in 'analyseImageMetaData' function shall be ensured</w:t>
      </w:r>
    </w:p>
    <w:p w14:paraId="088A1A8A" w14:textId="77777777" w:rsidR="00701A0D" w:rsidRPr="00CD2601" w:rsidRDefault="00701A0D" w:rsidP="00D15B7F">
      <w:pPr>
        <w:pStyle w:val="Listenabsatz"/>
        <w:numPr>
          <w:ilvl w:val="1"/>
          <w:numId w:val="7"/>
        </w:numPr>
        <w:rPr>
          <w:highlight w:val="green"/>
          <w:lang w:val="en-US"/>
        </w:rPr>
      </w:pPr>
      <w:r w:rsidRPr="00CD2601">
        <w:rPr>
          <w:highlight w:val="green"/>
          <w:lang w:val="en-US"/>
        </w:rPr>
        <w:t>fault (contrast-brightness) free 'analyseImageMetaData' (function) shall be ensured</w:t>
      </w:r>
    </w:p>
    <w:p w14:paraId="3528D57C" w14:textId="77777777" w:rsidR="00701A0D" w:rsidRPr="00A411ED" w:rsidRDefault="00701A0D" w:rsidP="00D15B7F">
      <w:pPr>
        <w:pStyle w:val="Listenabsatz"/>
        <w:numPr>
          <w:ilvl w:val="1"/>
          <w:numId w:val="7"/>
        </w:numPr>
        <w:rPr>
          <w:highlight w:val="green"/>
          <w:lang w:val="en-US"/>
        </w:rPr>
      </w:pPr>
      <w:r w:rsidRPr="00A411ED">
        <w:rPr>
          <w:highlight w:val="green"/>
          <w:lang w:val="en-US"/>
        </w:rPr>
        <w:t>fault (contrast-brightness) free reception of 'VideoStreamConfiguration' in 'configureStream' function shall be ensured</w:t>
      </w:r>
    </w:p>
    <w:p w14:paraId="7A92B61B" w14:textId="77777777" w:rsidR="00701A0D" w:rsidRPr="00A411ED" w:rsidRDefault="00701A0D" w:rsidP="00D15B7F">
      <w:pPr>
        <w:pStyle w:val="Listenabsatz"/>
        <w:numPr>
          <w:ilvl w:val="2"/>
          <w:numId w:val="7"/>
        </w:numPr>
        <w:rPr>
          <w:highlight w:val="yellow"/>
          <w:lang w:val="en-US"/>
        </w:rPr>
      </w:pPr>
      <w:r w:rsidRPr="00A411ED">
        <w:rPr>
          <w:highlight w:val="yellow"/>
          <w:lang w:val="en-US"/>
        </w:rPr>
        <w:t>external interface SOW2 –Vehicle/User</w:t>
      </w:r>
    </w:p>
    <w:p w14:paraId="6961359F" w14:textId="77777777" w:rsidR="00701A0D" w:rsidRPr="00CD2601" w:rsidRDefault="00701A0D" w:rsidP="00D15B7F">
      <w:pPr>
        <w:pStyle w:val="Listenabsatz"/>
        <w:numPr>
          <w:ilvl w:val="1"/>
          <w:numId w:val="7"/>
        </w:numPr>
        <w:rPr>
          <w:highlight w:val="green"/>
          <w:lang w:val="en-US"/>
        </w:rPr>
      </w:pPr>
      <w:r w:rsidRPr="00CD2601">
        <w:rPr>
          <w:highlight w:val="green"/>
          <w:lang w:val="en-US"/>
        </w:rPr>
        <w:lastRenderedPageBreak/>
        <w:t>fault (contrast-brightness) free function 'configureStream' shall be ensured</w:t>
      </w:r>
    </w:p>
    <w:p w14:paraId="515312DE" w14:textId="77777777" w:rsidR="00701A0D" w:rsidRPr="00CD2601" w:rsidRDefault="00701A0D" w:rsidP="00D15B7F">
      <w:pPr>
        <w:pStyle w:val="Listenabsatz"/>
        <w:numPr>
          <w:ilvl w:val="1"/>
          <w:numId w:val="7"/>
        </w:numPr>
        <w:rPr>
          <w:highlight w:val="green"/>
          <w:lang w:val="en-US"/>
        </w:rPr>
      </w:pPr>
      <w:r w:rsidRPr="00CD2601">
        <w:rPr>
          <w:highlight w:val="green"/>
          <w:lang w:val="en-US"/>
        </w:rPr>
        <w:t>fault (contrast-brightness) free function 'provideConfiguration' shall be ensured</w:t>
      </w:r>
    </w:p>
    <w:p w14:paraId="7B079D05" w14:textId="0F6261C3" w:rsidR="00701A0D" w:rsidRPr="00A411ED" w:rsidRDefault="00701A0D" w:rsidP="00D15B7F">
      <w:pPr>
        <w:pStyle w:val="Listenabsatz"/>
        <w:numPr>
          <w:ilvl w:val="1"/>
          <w:numId w:val="7"/>
        </w:numPr>
        <w:rPr>
          <w:highlight w:val="green"/>
          <w:lang w:val="en-US"/>
        </w:rPr>
      </w:pPr>
      <w:r w:rsidRPr="00A411ED">
        <w:rPr>
          <w:highlight w:val="green"/>
          <w:lang w:val="en-US"/>
        </w:rPr>
        <w:t>fault (contrast-brightness) free reception of '</w:t>
      </w:r>
      <w:del w:id="80" w:author="Rekas, Miroslaw" w:date="2025-09-15T11:11:00Z">
        <w:r w:rsidRPr="00A411ED" w:rsidDel="007F669F">
          <w:rPr>
            <w:highlight w:val="green"/>
            <w:lang w:val="en-US"/>
          </w:rPr>
          <w:delText>DiagnosticsInformation</w:delText>
        </w:r>
      </w:del>
      <w:ins w:id="81" w:author="Rekas, Miroslaw" w:date="2025-09-15T11:11:00Z">
        <w:r w:rsidR="007F669F">
          <w:rPr>
            <w:highlight w:val="green"/>
            <w:lang w:val="en-US"/>
          </w:rPr>
          <w:t>FS-DiagnosticsInformation</w:t>
        </w:r>
      </w:ins>
      <w:r w:rsidRPr="00A411ED">
        <w:rPr>
          <w:highlight w:val="green"/>
          <w:lang w:val="en-US"/>
        </w:rPr>
        <w:t>' in 'receive</w:t>
      </w:r>
      <w:del w:id="82" w:author="Rekas, Miroslaw" w:date="2025-09-15T11:11:00Z">
        <w:r w:rsidRPr="00A411ED" w:rsidDel="007F669F">
          <w:rPr>
            <w:highlight w:val="green"/>
            <w:lang w:val="en-US"/>
          </w:rPr>
          <w:delText>DiagnosticsInformation</w:delText>
        </w:r>
      </w:del>
      <w:ins w:id="83" w:author="Rekas, Miroslaw" w:date="2025-09-15T11:11:00Z">
        <w:r w:rsidR="007F669F">
          <w:rPr>
            <w:highlight w:val="green"/>
            <w:lang w:val="en-US"/>
          </w:rPr>
          <w:t>FS-DiagnosticsInformation</w:t>
        </w:r>
      </w:ins>
      <w:r w:rsidRPr="00A411ED">
        <w:rPr>
          <w:highlight w:val="green"/>
          <w:lang w:val="en-US"/>
        </w:rPr>
        <w:t>' function shall be ensured</w:t>
      </w:r>
    </w:p>
    <w:p w14:paraId="6E1FC8DE" w14:textId="77777777" w:rsidR="00701A0D" w:rsidRPr="00A411ED" w:rsidRDefault="00701A0D" w:rsidP="00D15B7F">
      <w:pPr>
        <w:pStyle w:val="Listenabsatz"/>
        <w:numPr>
          <w:ilvl w:val="2"/>
          <w:numId w:val="7"/>
        </w:numPr>
        <w:rPr>
          <w:highlight w:val="yellow"/>
          <w:lang w:val="en-US"/>
        </w:rPr>
      </w:pPr>
      <w:r w:rsidRPr="00CD140F">
        <w:rPr>
          <w:highlight w:val="yellow"/>
          <w:lang w:val="en-US"/>
        </w:rPr>
        <w:t>external interface SOW2 –SOW1</w:t>
      </w:r>
    </w:p>
    <w:p w14:paraId="5469D6D2" w14:textId="4C4D2319" w:rsidR="00701A0D" w:rsidRPr="00877364" w:rsidRDefault="00701A0D" w:rsidP="00D15B7F">
      <w:pPr>
        <w:pStyle w:val="Listenabsatz"/>
        <w:numPr>
          <w:ilvl w:val="1"/>
          <w:numId w:val="7"/>
        </w:numPr>
        <w:rPr>
          <w:highlight w:val="green"/>
          <w:lang w:val="en-US"/>
        </w:rPr>
      </w:pPr>
      <w:r w:rsidRPr="00877364">
        <w:rPr>
          <w:highlight w:val="green"/>
          <w:lang w:val="en-US"/>
        </w:rPr>
        <w:t>fault (contrast-brightness) free function 'receive</w:t>
      </w:r>
      <w:del w:id="84" w:author="Rekas, Miroslaw" w:date="2025-09-15T11:11:00Z">
        <w:r w:rsidRPr="00877364" w:rsidDel="007F669F">
          <w:rPr>
            <w:highlight w:val="green"/>
            <w:lang w:val="en-US"/>
          </w:rPr>
          <w:delText>DiagnosticsInformation</w:delText>
        </w:r>
      </w:del>
      <w:ins w:id="85" w:author="Rekas, Miroslaw" w:date="2025-09-15T11:11:00Z">
        <w:r w:rsidR="007F669F">
          <w:rPr>
            <w:highlight w:val="green"/>
            <w:lang w:val="en-US"/>
          </w:rPr>
          <w:t>FS-DiagnosticsInformation</w:t>
        </w:r>
      </w:ins>
      <w:r w:rsidRPr="00877364">
        <w:rPr>
          <w:highlight w:val="green"/>
          <w:lang w:val="en-US"/>
        </w:rPr>
        <w:t>' shall be ensured</w:t>
      </w:r>
    </w:p>
    <w:p w14:paraId="7B631EF6" w14:textId="77777777" w:rsidR="00701A0D" w:rsidRPr="00877364" w:rsidRDefault="00701A0D" w:rsidP="00D15B7F">
      <w:pPr>
        <w:pStyle w:val="Listenabsatz"/>
        <w:numPr>
          <w:ilvl w:val="1"/>
          <w:numId w:val="7"/>
        </w:numPr>
        <w:rPr>
          <w:highlight w:val="green"/>
          <w:lang w:val="en-US"/>
        </w:rPr>
      </w:pPr>
      <w:r w:rsidRPr="00877364">
        <w:rPr>
          <w:highlight w:val="green"/>
          <w:lang w:val="en-US"/>
        </w:rPr>
        <w:t>fault (contrast-brightness) free reception of 'VideoConfiguration' in 'storeVideoStreamConfiguration' function shall be ensured</w:t>
      </w:r>
    </w:p>
    <w:p w14:paraId="24A7BA0E" w14:textId="77777777" w:rsidR="00701A0D" w:rsidRPr="00CD2601" w:rsidRDefault="00701A0D" w:rsidP="00D15B7F">
      <w:pPr>
        <w:pStyle w:val="Listenabsatz"/>
        <w:numPr>
          <w:ilvl w:val="1"/>
          <w:numId w:val="7"/>
        </w:numPr>
        <w:rPr>
          <w:highlight w:val="green"/>
          <w:lang w:val="en-US"/>
        </w:rPr>
      </w:pPr>
      <w:r w:rsidRPr="00CD2601">
        <w:rPr>
          <w:highlight w:val="green"/>
          <w:lang w:val="en-US"/>
        </w:rPr>
        <w:t>fault (contrast-brightness) free function 'storeVideoStreamConfiguration' shall be ensured</w:t>
      </w:r>
    </w:p>
    <w:p w14:paraId="51997A22" w14:textId="77777777" w:rsidR="00701A0D" w:rsidRDefault="00701A0D" w:rsidP="00D15B7F">
      <w:pPr>
        <w:pStyle w:val="Listenabsatz"/>
        <w:numPr>
          <w:ilvl w:val="0"/>
          <w:numId w:val="7"/>
        </w:numPr>
        <w:rPr>
          <w:lang w:val="en-US"/>
        </w:rPr>
      </w:pPr>
      <w:r>
        <w:rPr>
          <w:lang w:val="en-US"/>
        </w:rPr>
        <w:t>FunctionalSafetyManger</w:t>
      </w:r>
      <w:r w:rsidRPr="00AB5375">
        <w:rPr>
          <w:lang w:val="en-US"/>
        </w:rPr>
        <w:t xml:space="preserve"> </w:t>
      </w:r>
    </w:p>
    <w:p w14:paraId="07EF5C65" w14:textId="77777777" w:rsidR="00701A0D" w:rsidRPr="00877364" w:rsidRDefault="00701A0D" w:rsidP="00D15B7F">
      <w:pPr>
        <w:pStyle w:val="Listenabsatz"/>
        <w:numPr>
          <w:ilvl w:val="1"/>
          <w:numId w:val="7"/>
        </w:numPr>
        <w:rPr>
          <w:highlight w:val="green"/>
          <w:lang w:val="en-US"/>
        </w:rPr>
      </w:pPr>
      <w:r w:rsidRPr="00877364">
        <w:rPr>
          <w:highlight w:val="green"/>
          <w:lang w:val="en-US"/>
        </w:rPr>
        <w:t>fault (contrast-brightness) free reception of 'FunctionalSafetyDiagnostics' in 'acquireDiagnostics' function shall be ensured</w:t>
      </w:r>
    </w:p>
    <w:p w14:paraId="04B853B4" w14:textId="77777777" w:rsidR="00701A0D" w:rsidRPr="00877364" w:rsidRDefault="00701A0D" w:rsidP="00D15B7F">
      <w:pPr>
        <w:pStyle w:val="Listenabsatz"/>
        <w:numPr>
          <w:ilvl w:val="1"/>
          <w:numId w:val="7"/>
        </w:numPr>
        <w:rPr>
          <w:highlight w:val="green"/>
          <w:lang w:val="en-US"/>
        </w:rPr>
      </w:pPr>
      <w:r w:rsidRPr="00877364">
        <w:rPr>
          <w:highlight w:val="green"/>
          <w:lang w:val="en-US"/>
        </w:rPr>
        <w:t>fault (contrast-brightness) free function 'acquireDiagnostics' shall be ensured</w:t>
      </w:r>
    </w:p>
    <w:p w14:paraId="2E6FDF08" w14:textId="77777777" w:rsidR="00701A0D" w:rsidRPr="007D22A6" w:rsidRDefault="00701A0D" w:rsidP="00D15B7F">
      <w:pPr>
        <w:pStyle w:val="Listenabsatz"/>
        <w:rPr>
          <w:lang w:val="en-US"/>
        </w:rPr>
      </w:pPr>
    </w:p>
    <w:p w14:paraId="14CC0A0E" w14:textId="77777777" w:rsidR="00701A0D" w:rsidRDefault="00701A0D" w:rsidP="00D15B7F">
      <w:pPr>
        <w:rPr>
          <w:lang w:val="en-US"/>
        </w:rPr>
      </w:pPr>
      <w:r>
        <w:rPr>
          <w:lang w:val="en-US"/>
        </w:rPr>
        <w:t>Preventive Measures – SG4:</w:t>
      </w:r>
    </w:p>
    <w:p w14:paraId="72AA6DE2" w14:textId="77777777" w:rsidR="00701A0D" w:rsidRDefault="00701A0D" w:rsidP="00D15B7F">
      <w:pPr>
        <w:pStyle w:val="Listenabsatz"/>
        <w:numPr>
          <w:ilvl w:val="0"/>
          <w:numId w:val="1"/>
        </w:numPr>
        <w:rPr>
          <w:lang w:val="en-US"/>
        </w:rPr>
      </w:pPr>
      <w:r>
        <w:rPr>
          <w:lang w:val="en-US"/>
        </w:rPr>
        <w:t>ImageAcquisition</w:t>
      </w:r>
    </w:p>
    <w:p w14:paraId="0F467D27" w14:textId="3319E519" w:rsidR="00701A0D" w:rsidRPr="00907114" w:rsidRDefault="00701A0D" w:rsidP="00D15B7F">
      <w:pPr>
        <w:pStyle w:val="Listenabsatz"/>
        <w:numPr>
          <w:ilvl w:val="1"/>
          <w:numId w:val="1"/>
        </w:numPr>
        <w:rPr>
          <w:highlight w:val="green"/>
          <w:lang w:val="en-US"/>
        </w:rPr>
      </w:pPr>
      <w:del w:id="86" w:author="Rekas, Miroslaw" w:date="2025-09-16T15:27:00Z">
        <w:r w:rsidRPr="00907114" w:rsidDel="00873C5E">
          <w:rPr>
            <w:highlight w:val="green"/>
            <w:lang w:val="en-US"/>
          </w:rPr>
          <w:delText xml:space="preserve">fault free </w:delText>
        </w:r>
      </w:del>
      <w:ins w:id="87" w:author="Rekas, Miroslaw" w:date="2025-09-16T15:28:00Z">
        <w:r w:rsidR="00140670">
          <w:rPr>
            <w:highlight w:val="green"/>
            <w:lang w:val="en-US"/>
          </w:rPr>
          <w:t xml:space="preserve">‘fault free’ </w:t>
        </w:r>
      </w:ins>
      <w:r w:rsidRPr="00907114">
        <w:rPr>
          <w:highlight w:val="green"/>
          <w:lang w:val="en-US"/>
        </w:rPr>
        <w:t>reception of RAWVideoStream shall be ensured</w:t>
      </w:r>
    </w:p>
    <w:p w14:paraId="1E3BF2FF" w14:textId="77777777" w:rsidR="00701A0D" w:rsidRPr="00CD140F" w:rsidRDefault="00701A0D" w:rsidP="00D15B7F">
      <w:pPr>
        <w:pStyle w:val="Listenabsatz"/>
        <w:numPr>
          <w:ilvl w:val="2"/>
          <w:numId w:val="1"/>
        </w:numPr>
        <w:rPr>
          <w:highlight w:val="yellow"/>
          <w:lang w:val="en-US"/>
        </w:rPr>
      </w:pPr>
      <w:r w:rsidRPr="00CD140F">
        <w:rPr>
          <w:highlight w:val="yellow"/>
          <w:lang w:val="en-US"/>
        </w:rPr>
        <w:t>external interface SOW2 –SOW1</w:t>
      </w:r>
    </w:p>
    <w:p w14:paraId="7CE5F274" w14:textId="7F1BF52E" w:rsidR="00701A0D" w:rsidRPr="00D74E61" w:rsidRDefault="00701A0D" w:rsidP="00D15B7F">
      <w:pPr>
        <w:pStyle w:val="Listenabsatz"/>
        <w:numPr>
          <w:ilvl w:val="1"/>
          <w:numId w:val="1"/>
        </w:numPr>
        <w:rPr>
          <w:highlight w:val="green"/>
          <w:lang w:val="en-US"/>
        </w:rPr>
      </w:pPr>
      <w:del w:id="88" w:author="Rekas, Miroslaw" w:date="2025-09-16T15:27:00Z">
        <w:r w:rsidRPr="00D74E61" w:rsidDel="00873C5E">
          <w:rPr>
            <w:highlight w:val="green"/>
            <w:lang w:val="en-US"/>
          </w:rPr>
          <w:delText xml:space="preserve">fault free </w:delText>
        </w:r>
      </w:del>
      <w:ins w:id="89" w:author="Rekas, Miroslaw" w:date="2025-09-16T15:28:00Z">
        <w:r w:rsidR="00140670">
          <w:rPr>
            <w:highlight w:val="green"/>
            <w:lang w:val="en-US"/>
          </w:rPr>
          <w:t xml:space="preserve">‘fault free’ </w:t>
        </w:r>
      </w:ins>
      <w:r w:rsidRPr="00D74E61">
        <w:rPr>
          <w:highlight w:val="green"/>
          <w:lang w:val="en-US"/>
        </w:rPr>
        <w:t>reception (functionality) of RAW Stream via Input Interface shall be ensured</w:t>
      </w:r>
    </w:p>
    <w:p w14:paraId="1C9359D5" w14:textId="77777777" w:rsidR="00701A0D" w:rsidRPr="00907114" w:rsidRDefault="00701A0D" w:rsidP="00D15B7F">
      <w:pPr>
        <w:pStyle w:val="Listenabsatz"/>
        <w:numPr>
          <w:ilvl w:val="1"/>
          <w:numId w:val="1"/>
        </w:numPr>
        <w:rPr>
          <w:highlight w:val="green"/>
          <w:lang w:val="en-US"/>
        </w:rPr>
      </w:pPr>
      <w:r w:rsidRPr="00907114">
        <w:rPr>
          <w:highlight w:val="green"/>
          <w:lang w:val="en-US"/>
        </w:rPr>
        <w:t>SOW1 related FoV parameter integrity shall be ensured</w:t>
      </w:r>
    </w:p>
    <w:p w14:paraId="5BEA066F" w14:textId="77777777" w:rsidR="00701A0D" w:rsidRPr="00CD140F" w:rsidRDefault="00701A0D" w:rsidP="00D15B7F">
      <w:pPr>
        <w:pStyle w:val="Listenabsatz"/>
        <w:numPr>
          <w:ilvl w:val="2"/>
          <w:numId w:val="1"/>
        </w:numPr>
        <w:rPr>
          <w:highlight w:val="yellow"/>
          <w:lang w:val="en-US"/>
        </w:rPr>
      </w:pPr>
      <w:r w:rsidRPr="00CD140F">
        <w:rPr>
          <w:highlight w:val="yellow"/>
          <w:lang w:val="en-US"/>
        </w:rPr>
        <w:t>external interface SOW2 –SOW1</w:t>
      </w:r>
    </w:p>
    <w:p w14:paraId="3C05CA28" w14:textId="77777777" w:rsidR="00701A0D" w:rsidRPr="002E26DE" w:rsidRDefault="00701A0D" w:rsidP="00D15B7F">
      <w:pPr>
        <w:pStyle w:val="Listenabsatz"/>
        <w:numPr>
          <w:ilvl w:val="1"/>
          <w:numId w:val="1"/>
        </w:numPr>
        <w:rPr>
          <w:highlight w:val="green"/>
          <w:lang w:val="en-US"/>
        </w:rPr>
      </w:pPr>
      <w:r w:rsidRPr="002E26DE">
        <w:rPr>
          <w:highlight w:val="green"/>
          <w:lang w:val="en-US"/>
        </w:rPr>
        <w:t>fault (FoV) free reception of 'RAWStreamConfiguration' in 'configureRAWStream' function shall be ensured</w:t>
      </w:r>
    </w:p>
    <w:p w14:paraId="452947B5" w14:textId="77777777" w:rsidR="00701A0D" w:rsidRPr="002E26DE" w:rsidRDefault="00701A0D" w:rsidP="00D15B7F">
      <w:pPr>
        <w:pStyle w:val="Listenabsatz"/>
        <w:numPr>
          <w:ilvl w:val="1"/>
          <w:numId w:val="1"/>
        </w:numPr>
        <w:rPr>
          <w:highlight w:val="green"/>
          <w:lang w:val="en-US"/>
        </w:rPr>
      </w:pPr>
      <w:r w:rsidRPr="002E26DE">
        <w:rPr>
          <w:highlight w:val="green"/>
          <w:lang w:val="en-US"/>
        </w:rPr>
        <w:t>fault (integrity loss (FoV) of 'RAWStreamConfiguration') free 'configureRAWStream' (function) shall be ensured</w:t>
      </w:r>
    </w:p>
    <w:p w14:paraId="5BB0C92A" w14:textId="77777777" w:rsidR="00701A0D" w:rsidRPr="00ED5F35" w:rsidRDefault="00701A0D" w:rsidP="00D15B7F">
      <w:pPr>
        <w:pStyle w:val="Listenabsatz"/>
        <w:numPr>
          <w:ilvl w:val="1"/>
          <w:numId w:val="1"/>
        </w:numPr>
        <w:rPr>
          <w:lang w:val="en-US"/>
        </w:rPr>
      </w:pPr>
    </w:p>
    <w:p w14:paraId="28222501" w14:textId="77777777" w:rsidR="00701A0D" w:rsidRDefault="00701A0D" w:rsidP="00D15B7F">
      <w:pPr>
        <w:pStyle w:val="Listenabsatz"/>
        <w:numPr>
          <w:ilvl w:val="0"/>
          <w:numId w:val="1"/>
        </w:numPr>
        <w:rPr>
          <w:lang w:val="en-US"/>
        </w:rPr>
      </w:pPr>
      <w:r>
        <w:rPr>
          <w:lang w:val="en-US"/>
        </w:rPr>
        <w:t>ImageProcessing</w:t>
      </w:r>
    </w:p>
    <w:p w14:paraId="40F25B8C" w14:textId="77777777" w:rsidR="00701A0D" w:rsidRPr="00E45612" w:rsidRDefault="00701A0D" w:rsidP="00D15B7F">
      <w:pPr>
        <w:pStyle w:val="Listenabsatz"/>
        <w:numPr>
          <w:ilvl w:val="1"/>
          <w:numId w:val="1"/>
        </w:numPr>
        <w:rPr>
          <w:highlight w:val="green"/>
          <w:lang w:val="en-US"/>
        </w:rPr>
      </w:pPr>
      <w:r w:rsidRPr="00E45612">
        <w:rPr>
          <w:highlight w:val="green"/>
          <w:lang w:val="en-US"/>
        </w:rPr>
        <w:t>fault (FoV) free 'image processing' shall be ensured</w:t>
      </w:r>
    </w:p>
    <w:p w14:paraId="2CAEEEF0" w14:textId="77777777" w:rsidR="00701A0D" w:rsidRDefault="00701A0D" w:rsidP="00D15B7F">
      <w:pPr>
        <w:pStyle w:val="Listenabsatz"/>
        <w:numPr>
          <w:ilvl w:val="1"/>
          <w:numId w:val="1"/>
        </w:numPr>
        <w:rPr>
          <w:strike/>
          <w:lang w:val="en-US"/>
        </w:rPr>
      </w:pPr>
      <w:r w:rsidRPr="00E45612">
        <w:rPr>
          <w:strike/>
          <w:lang w:val="en-US"/>
        </w:rPr>
        <w:t>fault (FoV) free  reception of 'VideoConfiguration' shall be ensured</w:t>
      </w:r>
      <w:r>
        <w:rPr>
          <w:strike/>
          <w:lang w:val="en-US"/>
        </w:rPr>
        <w:t xml:space="preserve"> (processing)</w:t>
      </w:r>
    </w:p>
    <w:p w14:paraId="4E11484D" w14:textId="77777777" w:rsidR="00701A0D" w:rsidRPr="00FB46A6" w:rsidRDefault="00701A0D" w:rsidP="00D15B7F">
      <w:pPr>
        <w:pStyle w:val="Listenabsatz"/>
        <w:numPr>
          <w:ilvl w:val="1"/>
          <w:numId w:val="1"/>
        </w:numPr>
        <w:rPr>
          <w:strike/>
          <w:lang w:val="en-US"/>
        </w:rPr>
      </w:pPr>
      <w:r w:rsidRPr="00E45612">
        <w:rPr>
          <w:strike/>
          <w:lang w:val="en-US"/>
        </w:rPr>
        <w:t>fault (FoV) free  reception of 'VideoConfiguration' shall be ensured</w:t>
      </w:r>
      <w:r>
        <w:rPr>
          <w:strike/>
          <w:lang w:val="en-US"/>
        </w:rPr>
        <w:t xml:space="preserve"> (scaler)</w:t>
      </w:r>
    </w:p>
    <w:p w14:paraId="080F8705" w14:textId="77777777" w:rsidR="00701A0D" w:rsidRDefault="00701A0D" w:rsidP="00D15B7F">
      <w:pPr>
        <w:pStyle w:val="Listenabsatz"/>
        <w:numPr>
          <w:ilvl w:val="1"/>
          <w:numId w:val="1"/>
        </w:numPr>
        <w:rPr>
          <w:lang w:val="en-US"/>
        </w:rPr>
      </w:pPr>
      <w:r w:rsidRPr="00685347">
        <w:rPr>
          <w:highlight w:val="green"/>
          <w:lang w:val="en-US"/>
        </w:rPr>
        <w:t>fault (FoV) free  'scale image' (function) shall be ensured</w:t>
      </w:r>
    </w:p>
    <w:p w14:paraId="56BB8483" w14:textId="77777777" w:rsidR="00701A0D" w:rsidRPr="00FB46A6" w:rsidRDefault="00701A0D" w:rsidP="00D15B7F">
      <w:pPr>
        <w:pStyle w:val="Listenabsatz"/>
        <w:numPr>
          <w:ilvl w:val="1"/>
          <w:numId w:val="1"/>
        </w:numPr>
        <w:rPr>
          <w:highlight w:val="green"/>
          <w:lang w:val="en-US"/>
        </w:rPr>
      </w:pPr>
      <w:r w:rsidRPr="00FB46A6">
        <w:rPr>
          <w:highlight w:val="green"/>
          <w:lang w:val="en-US"/>
        </w:rPr>
        <w:t>fault (FoV) free 'provideImageMetaData' (function) shall be ensured</w:t>
      </w:r>
    </w:p>
    <w:p w14:paraId="72D76A2E" w14:textId="77777777" w:rsidR="00701A0D" w:rsidRPr="00603D9C" w:rsidRDefault="00701A0D" w:rsidP="00D15B7F">
      <w:pPr>
        <w:pStyle w:val="Listenabsatz"/>
        <w:numPr>
          <w:ilvl w:val="1"/>
          <w:numId w:val="1"/>
        </w:numPr>
        <w:rPr>
          <w:highlight w:val="green"/>
          <w:lang w:val="en-US"/>
        </w:rPr>
      </w:pPr>
      <w:r w:rsidRPr="00603D9C">
        <w:rPr>
          <w:highlight w:val="green"/>
          <w:lang w:val="en-US"/>
        </w:rPr>
        <w:t>fault (FoV) free reception of 'VideoProcessingConfiguration' in 'configureProcessing' function shall be esnured</w:t>
      </w:r>
    </w:p>
    <w:p w14:paraId="4D1169AF" w14:textId="77777777" w:rsidR="00701A0D" w:rsidRPr="00603D9C" w:rsidRDefault="00701A0D" w:rsidP="00D15B7F">
      <w:pPr>
        <w:pStyle w:val="Listenabsatz"/>
        <w:numPr>
          <w:ilvl w:val="1"/>
          <w:numId w:val="1"/>
        </w:numPr>
        <w:rPr>
          <w:highlight w:val="green"/>
          <w:lang w:val="en-US"/>
        </w:rPr>
      </w:pPr>
      <w:r w:rsidRPr="00603D9C">
        <w:rPr>
          <w:highlight w:val="green"/>
          <w:lang w:val="en-US"/>
        </w:rPr>
        <w:t>fault (integrity loss (FoV) of 'ProcessingConfiguration') free 'configureProcessing' (function) shall be ensured</w:t>
      </w:r>
    </w:p>
    <w:p w14:paraId="30104BE5" w14:textId="77777777" w:rsidR="00701A0D" w:rsidRPr="00603D9C" w:rsidRDefault="00701A0D" w:rsidP="00D15B7F">
      <w:pPr>
        <w:pStyle w:val="Listenabsatz"/>
        <w:numPr>
          <w:ilvl w:val="1"/>
          <w:numId w:val="1"/>
        </w:numPr>
        <w:rPr>
          <w:highlight w:val="green"/>
          <w:lang w:val="en-US"/>
        </w:rPr>
      </w:pPr>
      <w:r w:rsidRPr="00603D9C">
        <w:rPr>
          <w:highlight w:val="green"/>
          <w:lang w:val="en-US"/>
        </w:rPr>
        <w:t>fault (FoV) free reception of 'ScalingConfiguration' in 'configureScaling' function shall be ensured</w:t>
      </w:r>
    </w:p>
    <w:p w14:paraId="7C3C6A8D" w14:textId="77777777" w:rsidR="00701A0D" w:rsidRPr="00603D9C" w:rsidRDefault="00701A0D" w:rsidP="00D15B7F">
      <w:pPr>
        <w:pStyle w:val="Listenabsatz"/>
        <w:numPr>
          <w:ilvl w:val="1"/>
          <w:numId w:val="1"/>
        </w:numPr>
        <w:rPr>
          <w:highlight w:val="green"/>
          <w:lang w:val="en-US"/>
        </w:rPr>
      </w:pPr>
      <w:r w:rsidRPr="00603D9C">
        <w:rPr>
          <w:highlight w:val="green"/>
          <w:lang w:val="en-US"/>
        </w:rPr>
        <w:t>fault ( integrity loss (FoV) of 'ScalingConfiguration') free 'configureScaling' (function) shall be ensured</w:t>
      </w:r>
    </w:p>
    <w:p w14:paraId="34D0A5AC" w14:textId="77777777" w:rsidR="00701A0D" w:rsidRDefault="00701A0D" w:rsidP="00D15B7F">
      <w:pPr>
        <w:pStyle w:val="Listenabsatz"/>
        <w:numPr>
          <w:ilvl w:val="1"/>
          <w:numId w:val="1"/>
        </w:numPr>
        <w:rPr>
          <w:lang w:val="en-US"/>
        </w:rPr>
      </w:pPr>
    </w:p>
    <w:p w14:paraId="43709A77" w14:textId="77777777" w:rsidR="00701A0D" w:rsidRDefault="00701A0D" w:rsidP="00D15B7F">
      <w:pPr>
        <w:pStyle w:val="Listenabsatz"/>
        <w:numPr>
          <w:ilvl w:val="0"/>
          <w:numId w:val="1"/>
        </w:numPr>
        <w:rPr>
          <w:lang w:val="en-US"/>
        </w:rPr>
      </w:pPr>
      <w:r>
        <w:rPr>
          <w:lang w:val="en-US"/>
        </w:rPr>
        <w:t>ImageOutput</w:t>
      </w:r>
    </w:p>
    <w:p w14:paraId="51E29F0C" w14:textId="77777777" w:rsidR="00701A0D" w:rsidRPr="00603D9C" w:rsidRDefault="00701A0D" w:rsidP="00D15B7F">
      <w:pPr>
        <w:pStyle w:val="Listenabsatz"/>
        <w:numPr>
          <w:ilvl w:val="1"/>
          <w:numId w:val="1"/>
        </w:numPr>
        <w:rPr>
          <w:highlight w:val="green"/>
          <w:lang w:val="en-US"/>
        </w:rPr>
      </w:pPr>
      <w:r w:rsidRPr="00603D9C">
        <w:rPr>
          <w:highlight w:val="green"/>
          <w:lang w:val="en-US"/>
        </w:rPr>
        <w:t>fault (FoV) free 'encode image' (function) shall be ensured</w:t>
      </w:r>
    </w:p>
    <w:p w14:paraId="7DFC64B3" w14:textId="77777777" w:rsidR="00701A0D" w:rsidRPr="00FB46A6" w:rsidRDefault="00701A0D" w:rsidP="00D15B7F">
      <w:pPr>
        <w:pStyle w:val="Listenabsatz"/>
        <w:numPr>
          <w:ilvl w:val="1"/>
          <w:numId w:val="1"/>
        </w:numPr>
        <w:rPr>
          <w:strike/>
          <w:lang w:val="en-US"/>
        </w:rPr>
      </w:pPr>
      <w:r w:rsidRPr="00E45612">
        <w:rPr>
          <w:strike/>
          <w:lang w:val="en-US"/>
        </w:rPr>
        <w:t>fault (FoV) free  reception of 'VideoConfiguration' shall be ensured</w:t>
      </w:r>
      <w:r>
        <w:rPr>
          <w:strike/>
          <w:lang w:val="en-US"/>
        </w:rPr>
        <w:t xml:space="preserve"> (encoder)</w:t>
      </w:r>
    </w:p>
    <w:p w14:paraId="56B022F5" w14:textId="1EF9AC12" w:rsidR="00701A0D" w:rsidRPr="00603D9C" w:rsidRDefault="00701A0D" w:rsidP="00D15B7F">
      <w:pPr>
        <w:pStyle w:val="Listenabsatz"/>
        <w:numPr>
          <w:ilvl w:val="1"/>
          <w:numId w:val="1"/>
        </w:numPr>
        <w:rPr>
          <w:highlight w:val="green"/>
          <w:lang w:val="en-US"/>
        </w:rPr>
      </w:pPr>
      <w:del w:id="90" w:author="Rekas, Miroslaw" w:date="2025-09-16T15:27:00Z">
        <w:r w:rsidRPr="00603D9C" w:rsidDel="00873C5E">
          <w:rPr>
            <w:highlight w:val="green"/>
            <w:lang w:val="en-US"/>
          </w:rPr>
          <w:lastRenderedPageBreak/>
          <w:delText xml:space="preserve">fault free </w:delText>
        </w:r>
      </w:del>
      <w:ins w:id="91" w:author="Rekas, Miroslaw" w:date="2025-09-16T15:28:00Z">
        <w:r w:rsidR="00140670">
          <w:rPr>
            <w:highlight w:val="green"/>
            <w:lang w:val="en-US"/>
          </w:rPr>
          <w:t xml:space="preserve">‘fault free’ </w:t>
        </w:r>
      </w:ins>
      <w:r w:rsidRPr="00603D9C">
        <w:rPr>
          <w:highlight w:val="green"/>
          <w:lang w:val="en-US"/>
        </w:rPr>
        <w:t>(FoV) reception of 'EncodingConfiguration' in 'configureEncoding' function shall be ensured</w:t>
      </w:r>
    </w:p>
    <w:p w14:paraId="3E39FBA1" w14:textId="77777777" w:rsidR="00701A0D" w:rsidRPr="00603D9C" w:rsidRDefault="00701A0D" w:rsidP="00D15B7F">
      <w:pPr>
        <w:pStyle w:val="Listenabsatz"/>
        <w:numPr>
          <w:ilvl w:val="1"/>
          <w:numId w:val="1"/>
        </w:numPr>
        <w:rPr>
          <w:highlight w:val="green"/>
          <w:lang w:val="en-US"/>
        </w:rPr>
      </w:pPr>
      <w:r w:rsidRPr="00603D9C">
        <w:rPr>
          <w:highlight w:val="green"/>
          <w:lang w:val="en-US"/>
        </w:rPr>
        <w:t>fault (integrity loss (FoV) of 'EncodingConfiguration') free 'configureEncoding' (function)  shall be ensured</w:t>
      </w:r>
    </w:p>
    <w:p w14:paraId="5177152C" w14:textId="77777777" w:rsidR="00701A0D" w:rsidRDefault="00701A0D" w:rsidP="00D15B7F">
      <w:pPr>
        <w:pStyle w:val="Listenabsatz"/>
        <w:numPr>
          <w:ilvl w:val="1"/>
          <w:numId w:val="1"/>
        </w:numPr>
        <w:rPr>
          <w:lang w:val="en-US"/>
        </w:rPr>
      </w:pPr>
      <w:r w:rsidRPr="00B05A53">
        <w:rPr>
          <w:highlight w:val="green"/>
          <w:lang w:val="en-US"/>
        </w:rPr>
        <w:t>fault (FoV) free function 'disableStream' shall be ensured</w:t>
      </w:r>
    </w:p>
    <w:p w14:paraId="60740FF9" w14:textId="77777777" w:rsidR="00701A0D" w:rsidRPr="00B05A53" w:rsidRDefault="00701A0D" w:rsidP="00D15B7F">
      <w:pPr>
        <w:pStyle w:val="Listenabsatz"/>
        <w:numPr>
          <w:ilvl w:val="1"/>
          <w:numId w:val="1"/>
        </w:numPr>
        <w:rPr>
          <w:highlight w:val="green"/>
          <w:lang w:val="en-US"/>
        </w:rPr>
      </w:pPr>
      <w:r w:rsidRPr="00B05A53">
        <w:rPr>
          <w:highlight w:val="green"/>
          <w:lang w:val="en-US"/>
        </w:rPr>
        <w:t>fault (FoV) free invocation of 'disable stream' function shall be ensured</w:t>
      </w:r>
    </w:p>
    <w:p w14:paraId="5F95BF3D" w14:textId="77777777" w:rsidR="00701A0D" w:rsidRDefault="00701A0D" w:rsidP="00D15B7F">
      <w:pPr>
        <w:pStyle w:val="Listenabsatz"/>
        <w:numPr>
          <w:ilvl w:val="0"/>
          <w:numId w:val="1"/>
        </w:numPr>
        <w:rPr>
          <w:lang w:val="en-US"/>
        </w:rPr>
      </w:pPr>
      <w:r>
        <w:rPr>
          <w:lang w:val="en-US"/>
        </w:rPr>
        <w:t>VideoStreamManager</w:t>
      </w:r>
    </w:p>
    <w:p w14:paraId="0ED663B3" w14:textId="77777777" w:rsidR="00701A0D" w:rsidRPr="001C2573" w:rsidRDefault="00701A0D" w:rsidP="00D15B7F">
      <w:pPr>
        <w:pStyle w:val="Listenabsatz"/>
        <w:numPr>
          <w:ilvl w:val="1"/>
          <w:numId w:val="1"/>
        </w:numPr>
        <w:rPr>
          <w:highlight w:val="green"/>
          <w:lang w:val="en-US"/>
        </w:rPr>
      </w:pPr>
      <w:r w:rsidRPr="001C2573">
        <w:rPr>
          <w:highlight w:val="green"/>
          <w:lang w:val="en-US"/>
        </w:rPr>
        <w:t>fault (FoV) free reception  of 'ImageMetaData' in 'analyseImageMetaData' function shall be ensured</w:t>
      </w:r>
    </w:p>
    <w:p w14:paraId="51BB8A04" w14:textId="77777777" w:rsidR="00701A0D" w:rsidRPr="001C2573" w:rsidRDefault="00701A0D" w:rsidP="00D15B7F">
      <w:pPr>
        <w:pStyle w:val="Listenabsatz"/>
        <w:numPr>
          <w:ilvl w:val="1"/>
          <w:numId w:val="1"/>
        </w:numPr>
        <w:rPr>
          <w:highlight w:val="green"/>
          <w:lang w:val="en-US"/>
        </w:rPr>
      </w:pPr>
      <w:r w:rsidRPr="001C2573">
        <w:rPr>
          <w:highlight w:val="green"/>
          <w:lang w:val="en-US"/>
        </w:rPr>
        <w:t>fault (FoV) free 'analyseImageMetaData' (function) shall be ensured</w:t>
      </w:r>
    </w:p>
    <w:p w14:paraId="22AA99F1" w14:textId="77777777" w:rsidR="00701A0D" w:rsidRPr="001C2573" w:rsidRDefault="00701A0D" w:rsidP="00D15B7F">
      <w:pPr>
        <w:pStyle w:val="Listenabsatz"/>
        <w:numPr>
          <w:ilvl w:val="1"/>
          <w:numId w:val="1"/>
        </w:numPr>
        <w:rPr>
          <w:highlight w:val="green"/>
          <w:lang w:val="en-US"/>
        </w:rPr>
      </w:pPr>
      <w:r w:rsidRPr="001C2573">
        <w:rPr>
          <w:highlight w:val="green"/>
          <w:lang w:val="en-US"/>
        </w:rPr>
        <w:t>fault (FoV) free reception of 'VideoStreamConfiguration' in 'configureStream' function shall be ensured</w:t>
      </w:r>
    </w:p>
    <w:p w14:paraId="05E067E7" w14:textId="77777777" w:rsidR="00701A0D" w:rsidRPr="00A411ED" w:rsidRDefault="00701A0D" w:rsidP="00D15B7F">
      <w:pPr>
        <w:pStyle w:val="Listenabsatz"/>
        <w:numPr>
          <w:ilvl w:val="2"/>
          <w:numId w:val="1"/>
        </w:numPr>
        <w:rPr>
          <w:highlight w:val="yellow"/>
          <w:lang w:val="en-US"/>
        </w:rPr>
      </w:pPr>
      <w:r w:rsidRPr="00A411ED">
        <w:rPr>
          <w:highlight w:val="yellow"/>
          <w:lang w:val="en-US"/>
        </w:rPr>
        <w:t>external interface SOW2 –Vehicle/User</w:t>
      </w:r>
    </w:p>
    <w:p w14:paraId="0CFEC8FC" w14:textId="77777777" w:rsidR="00701A0D" w:rsidRPr="001C2573" w:rsidRDefault="00701A0D" w:rsidP="00D15B7F">
      <w:pPr>
        <w:pStyle w:val="Listenabsatz"/>
        <w:numPr>
          <w:ilvl w:val="1"/>
          <w:numId w:val="1"/>
        </w:numPr>
        <w:rPr>
          <w:highlight w:val="green"/>
          <w:lang w:val="en-US"/>
        </w:rPr>
      </w:pPr>
      <w:r w:rsidRPr="001C2573">
        <w:rPr>
          <w:highlight w:val="green"/>
          <w:lang w:val="en-US"/>
        </w:rPr>
        <w:t>fault (FoV) free function 'configureStream' shall be ensured</w:t>
      </w:r>
    </w:p>
    <w:p w14:paraId="25712AA3" w14:textId="77777777" w:rsidR="00701A0D" w:rsidRPr="00A411ED" w:rsidRDefault="00701A0D" w:rsidP="00D15B7F">
      <w:pPr>
        <w:pStyle w:val="Listenabsatz"/>
        <w:numPr>
          <w:ilvl w:val="1"/>
          <w:numId w:val="1"/>
        </w:numPr>
        <w:rPr>
          <w:highlight w:val="green"/>
          <w:lang w:val="en-US"/>
        </w:rPr>
      </w:pPr>
      <w:r w:rsidRPr="00A411ED">
        <w:rPr>
          <w:highlight w:val="green"/>
          <w:lang w:val="en-US"/>
        </w:rPr>
        <w:t>fault (FoV) free function 'provideConfiguration' shall be ensured</w:t>
      </w:r>
    </w:p>
    <w:p w14:paraId="017D86CF" w14:textId="5D85758C" w:rsidR="00701A0D" w:rsidRPr="00907114" w:rsidRDefault="00701A0D" w:rsidP="00D15B7F">
      <w:pPr>
        <w:pStyle w:val="Listenabsatz"/>
        <w:numPr>
          <w:ilvl w:val="1"/>
          <w:numId w:val="1"/>
        </w:numPr>
        <w:rPr>
          <w:highlight w:val="green"/>
          <w:lang w:val="en-US"/>
        </w:rPr>
      </w:pPr>
      <w:r w:rsidRPr="00907114">
        <w:rPr>
          <w:highlight w:val="green"/>
          <w:lang w:val="en-US"/>
        </w:rPr>
        <w:t>fault (FoV) free reception of '</w:t>
      </w:r>
      <w:del w:id="92" w:author="Rekas, Miroslaw" w:date="2025-09-15T11:11:00Z">
        <w:r w:rsidRPr="00907114" w:rsidDel="007F669F">
          <w:rPr>
            <w:highlight w:val="green"/>
            <w:lang w:val="en-US"/>
          </w:rPr>
          <w:delText>DiagnosticsInformation</w:delText>
        </w:r>
      </w:del>
      <w:ins w:id="93" w:author="Rekas, Miroslaw" w:date="2025-09-15T11:11:00Z">
        <w:r w:rsidR="007F669F">
          <w:rPr>
            <w:highlight w:val="green"/>
            <w:lang w:val="en-US"/>
          </w:rPr>
          <w:t>FS-DiagnosticsInformation</w:t>
        </w:r>
      </w:ins>
      <w:r w:rsidRPr="00907114">
        <w:rPr>
          <w:highlight w:val="green"/>
          <w:lang w:val="en-US"/>
        </w:rPr>
        <w:t>' in 'receive</w:t>
      </w:r>
      <w:del w:id="94" w:author="Rekas, Miroslaw" w:date="2025-09-15T11:11:00Z">
        <w:r w:rsidRPr="00907114" w:rsidDel="007F669F">
          <w:rPr>
            <w:highlight w:val="green"/>
            <w:lang w:val="en-US"/>
          </w:rPr>
          <w:delText>DiagnosticsInformation</w:delText>
        </w:r>
      </w:del>
      <w:ins w:id="95" w:author="Rekas, Miroslaw" w:date="2025-09-15T11:11:00Z">
        <w:r w:rsidR="007F669F">
          <w:rPr>
            <w:highlight w:val="green"/>
            <w:lang w:val="en-US"/>
          </w:rPr>
          <w:t>FS-DiagnosticsInformation</w:t>
        </w:r>
      </w:ins>
      <w:r w:rsidRPr="00907114">
        <w:rPr>
          <w:highlight w:val="green"/>
          <w:lang w:val="en-US"/>
        </w:rPr>
        <w:t>' function shall be ensured</w:t>
      </w:r>
    </w:p>
    <w:p w14:paraId="47A973A3" w14:textId="77777777" w:rsidR="00701A0D" w:rsidRPr="00CD140F" w:rsidRDefault="00701A0D" w:rsidP="00D15B7F">
      <w:pPr>
        <w:pStyle w:val="Listenabsatz"/>
        <w:numPr>
          <w:ilvl w:val="2"/>
          <w:numId w:val="1"/>
        </w:numPr>
        <w:rPr>
          <w:highlight w:val="yellow"/>
          <w:lang w:val="en-US"/>
        </w:rPr>
      </w:pPr>
      <w:r w:rsidRPr="00CD140F">
        <w:rPr>
          <w:highlight w:val="yellow"/>
          <w:lang w:val="en-US"/>
        </w:rPr>
        <w:t>external interface SOW2 –SOW1</w:t>
      </w:r>
    </w:p>
    <w:p w14:paraId="4AC61626" w14:textId="63FB515A" w:rsidR="00701A0D" w:rsidRPr="00CE382B" w:rsidRDefault="00701A0D" w:rsidP="00D15B7F">
      <w:pPr>
        <w:pStyle w:val="Listenabsatz"/>
        <w:numPr>
          <w:ilvl w:val="1"/>
          <w:numId w:val="1"/>
        </w:numPr>
        <w:rPr>
          <w:highlight w:val="green"/>
          <w:lang w:val="en-US"/>
        </w:rPr>
      </w:pPr>
      <w:r w:rsidRPr="00CE382B">
        <w:rPr>
          <w:highlight w:val="green"/>
          <w:lang w:val="en-US"/>
        </w:rPr>
        <w:t>fault (FoV) free function 'receive</w:t>
      </w:r>
      <w:del w:id="96" w:author="Rekas, Miroslaw" w:date="2025-09-15T11:11:00Z">
        <w:r w:rsidRPr="00CE382B" w:rsidDel="007F669F">
          <w:rPr>
            <w:highlight w:val="green"/>
            <w:lang w:val="en-US"/>
          </w:rPr>
          <w:delText>DiagnosticsInformation</w:delText>
        </w:r>
      </w:del>
      <w:ins w:id="97" w:author="Rekas, Miroslaw" w:date="2025-09-15T11:11:00Z">
        <w:r w:rsidR="007F669F">
          <w:rPr>
            <w:highlight w:val="green"/>
            <w:lang w:val="en-US"/>
          </w:rPr>
          <w:t>FS-DiagnosticsInformation</w:t>
        </w:r>
      </w:ins>
      <w:r w:rsidRPr="00CE382B">
        <w:rPr>
          <w:highlight w:val="green"/>
          <w:lang w:val="en-US"/>
        </w:rPr>
        <w:t>' shall be ensured</w:t>
      </w:r>
    </w:p>
    <w:p w14:paraId="2C4C7E42" w14:textId="77777777" w:rsidR="00701A0D" w:rsidRPr="00CE382B" w:rsidRDefault="00701A0D" w:rsidP="00D15B7F">
      <w:pPr>
        <w:pStyle w:val="Listenabsatz"/>
        <w:numPr>
          <w:ilvl w:val="1"/>
          <w:numId w:val="1"/>
        </w:numPr>
        <w:rPr>
          <w:highlight w:val="green"/>
          <w:lang w:val="en-US"/>
        </w:rPr>
      </w:pPr>
      <w:r w:rsidRPr="00CE382B">
        <w:rPr>
          <w:highlight w:val="green"/>
          <w:lang w:val="en-US"/>
        </w:rPr>
        <w:t>fault (FoV) free reception of 'VideoConfiguration' in 'storeVideoStreamConfiguration' function shall be ensured</w:t>
      </w:r>
    </w:p>
    <w:p w14:paraId="0D946446" w14:textId="77777777" w:rsidR="00701A0D" w:rsidRPr="00CE382B" w:rsidRDefault="00701A0D" w:rsidP="00D15B7F">
      <w:pPr>
        <w:pStyle w:val="Listenabsatz"/>
        <w:numPr>
          <w:ilvl w:val="1"/>
          <w:numId w:val="1"/>
        </w:numPr>
        <w:rPr>
          <w:highlight w:val="green"/>
          <w:lang w:val="en-US"/>
        </w:rPr>
      </w:pPr>
      <w:r w:rsidRPr="00CE382B">
        <w:rPr>
          <w:highlight w:val="green"/>
          <w:lang w:val="en-US"/>
        </w:rPr>
        <w:t>fault (FoV) free function 'storeVideoStreamConfiguration' shall be ensured</w:t>
      </w:r>
    </w:p>
    <w:p w14:paraId="10D7910C" w14:textId="77777777" w:rsidR="00701A0D" w:rsidRDefault="00701A0D" w:rsidP="00D15B7F">
      <w:pPr>
        <w:pStyle w:val="Listenabsatz"/>
        <w:numPr>
          <w:ilvl w:val="0"/>
          <w:numId w:val="1"/>
        </w:numPr>
        <w:rPr>
          <w:lang w:val="en-US"/>
        </w:rPr>
      </w:pPr>
      <w:r>
        <w:rPr>
          <w:lang w:val="en-US"/>
        </w:rPr>
        <w:t>FunctionalSafetyManger:</w:t>
      </w:r>
    </w:p>
    <w:p w14:paraId="38E43501" w14:textId="77777777" w:rsidR="00701A0D" w:rsidRPr="00CE382B" w:rsidRDefault="00701A0D" w:rsidP="00D15B7F">
      <w:pPr>
        <w:pStyle w:val="Listenabsatz"/>
        <w:numPr>
          <w:ilvl w:val="1"/>
          <w:numId w:val="1"/>
        </w:numPr>
        <w:rPr>
          <w:highlight w:val="green"/>
          <w:lang w:val="en-US"/>
        </w:rPr>
      </w:pPr>
      <w:r w:rsidRPr="00CE382B">
        <w:rPr>
          <w:highlight w:val="green"/>
          <w:lang w:val="en-US"/>
        </w:rPr>
        <w:t>fault (FoV) free reception of 'FunctionalSafetyDiagnostics' in 'acquireDiagnostics' function shall be ensured</w:t>
      </w:r>
    </w:p>
    <w:p w14:paraId="25D23152" w14:textId="77777777" w:rsidR="00701A0D" w:rsidRPr="00CE382B" w:rsidRDefault="00701A0D" w:rsidP="00D15B7F">
      <w:pPr>
        <w:pStyle w:val="Listenabsatz"/>
        <w:numPr>
          <w:ilvl w:val="1"/>
          <w:numId w:val="1"/>
        </w:numPr>
        <w:rPr>
          <w:highlight w:val="green"/>
          <w:lang w:val="en-US"/>
        </w:rPr>
      </w:pPr>
      <w:r w:rsidRPr="00CE382B">
        <w:rPr>
          <w:highlight w:val="green"/>
          <w:lang w:val="en-US"/>
        </w:rPr>
        <w:t>fault (FoV) free function 'acquireDiagnostics' shall be ensured</w:t>
      </w:r>
    </w:p>
    <w:p w14:paraId="3706A424" w14:textId="77777777" w:rsidR="00701A0D" w:rsidRPr="00DB02D1" w:rsidRDefault="00701A0D" w:rsidP="00D15B7F">
      <w:pPr>
        <w:rPr>
          <w:lang w:val="en-US"/>
        </w:rPr>
      </w:pPr>
    </w:p>
    <w:sectPr w:rsidR="00701A0D" w:rsidRPr="00DB02D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ekas, Miroslaw" w:date="2025-11-03T12:00:00Z" w:initials="RM">
    <w:p w14:paraId="7E2F71E6" w14:textId="4EE3AB5F" w:rsidR="005E6632" w:rsidRPr="005E6632" w:rsidRDefault="005E6632">
      <w:pPr>
        <w:pStyle w:val="Kommentartext"/>
        <w:rPr>
          <w:lang w:val="en-US"/>
        </w:rPr>
      </w:pPr>
      <w:r w:rsidRPr="005E6632">
        <w:rPr>
          <w:lang w:val="en-US"/>
        </w:rPr>
        <w:t>SOW1-</w:t>
      </w:r>
      <w:r>
        <w:rPr>
          <w:rStyle w:val="Kommentarzeichen"/>
        </w:rPr>
        <w:annotationRef/>
      </w:r>
      <w:r w:rsidRPr="005E6632">
        <w:rPr>
          <w:lang w:val="en-US"/>
        </w:rPr>
        <w:t>SafeState Definition (see: p.</w:t>
      </w:r>
      <w:r>
        <w:rPr>
          <w:lang w:val="en-US"/>
        </w:rPr>
        <w:t>2)</w:t>
      </w:r>
      <w:r w:rsidRPr="005E6632">
        <w:rPr>
          <w:lang w:val="en-US"/>
        </w:rPr>
        <w:t xml:space="preserve">: </w:t>
      </w:r>
    </w:p>
    <w:p w14:paraId="74A57673" w14:textId="317F54B4" w:rsidR="005E6632" w:rsidRPr="002C29CC" w:rsidRDefault="00513F5B">
      <w:pPr>
        <w:pStyle w:val="Kommentartext"/>
        <w:rPr>
          <w:lang w:val="en-US"/>
        </w:rPr>
      </w:pPr>
      <w:hyperlink r:id="rId1" w:history="1">
        <w:r w:rsidR="005E6632" w:rsidRPr="002C29CC">
          <w:rPr>
            <w:rStyle w:val="Hyperlink"/>
            <w:lang w:val="en-US"/>
          </w:rPr>
          <w:t>\\erg-fs-p1.mekra.net\MLG\TS-E\ASPICE-FuSi Engineer\projekte\VOLVO\FuSa\[20250715] SOW2 - Mekra_Bosch - FUSA topics.docx</w:t>
        </w:r>
      </w:hyperlink>
    </w:p>
    <w:p w14:paraId="17A7CA69" w14:textId="77777777" w:rsidR="005E6632" w:rsidRPr="002C29CC" w:rsidRDefault="005E6632">
      <w:pPr>
        <w:pStyle w:val="Kommentartext"/>
        <w:rPr>
          <w:lang w:val="en-US"/>
        </w:rPr>
      </w:pPr>
    </w:p>
  </w:comment>
  <w:comment w:id="1" w:author="Rekas, Miroslaw" w:date="2025-09-17T13:42:00Z" w:initials="RM">
    <w:p w14:paraId="227DE40B" w14:textId="103022EE" w:rsidR="00E04855" w:rsidRPr="009F5683" w:rsidRDefault="00E04855">
      <w:pPr>
        <w:pStyle w:val="Kommentartext"/>
        <w:rPr>
          <w:lang w:val="en-US"/>
        </w:rPr>
      </w:pPr>
      <w:r>
        <w:rPr>
          <w:rStyle w:val="Kommentarzeichen"/>
        </w:rPr>
        <w:annotationRef/>
      </w:r>
      <w:r w:rsidRPr="009F5683">
        <w:rPr>
          <w:lang w:val="en-US"/>
        </w:rPr>
        <w:t>Neu</w:t>
      </w:r>
    </w:p>
  </w:comment>
  <w:comment w:id="3" w:author="Rekas, Miroslaw" w:date="2025-10-28T14:54:00Z" w:initials="RM">
    <w:p w14:paraId="0534CFB4" w14:textId="77777777" w:rsidR="008A618F" w:rsidRPr="009C3A61" w:rsidRDefault="008A618F" w:rsidP="008A618F">
      <w:pPr>
        <w:pStyle w:val="Kommentartext"/>
        <w:rPr>
          <w:lang w:val="en-US"/>
        </w:rPr>
      </w:pPr>
      <w:r>
        <w:rPr>
          <w:rStyle w:val="Kommentarzeichen"/>
        </w:rPr>
        <w:annotationRef/>
      </w:r>
      <w:r w:rsidRPr="009C3A61">
        <w:rPr>
          <w:lang w:val="en-US"/>
        </w:rPr>
        <w:t>The naming o</w:t>
      </w:r>
      <w:r>
        <w:rPr>
          <w:lang w:val="en-US"/>
        </w:rPr>
        <w:t>f operating modes shall harmonized with system requirements</w:t>
      </w:r>
    </w:p>
  </w:comment>
  <w:comment w:id="4" w:author="Rekas, Miroslaw" w:date="2025-10-28T14:42:00Z" w:initials="RM">
    <w:p w14:paraId="519D1C3F" w14:textId="77777777" w:rsidR="00915218" w:rsidRDefault="00915218" w:rsidP="00915218">
      <w:pPr>
        <w:pStyle w:val="Kommentartext"/>
        <w:rPr>
          <w:lang w:val="en-US"/>
        </w:rPr>
      </w:pPr>
      <w:r>
        <w:rPr>
          <w:rStyle w:val="Kommentarzeichen"/>
        </w:rPr>
        <w:annotationRef/>
      </w:r>
      <w:hyperlink r:id="rId2" w:history="1">
        <w:r w:rsidRPr="00B554E6">
          <w:rPr>
            <w:rStyle w:val="Hyperlink"/>
            <w:lang w:val="en-US"/>
          </w:rPr>
          <w:t>https://erg-polarion-p1.mekra.net/polarion/redirect/project/11_P_01467_MEKRA_Vision_Controller/workitem?id=MVC-91040</w:t>
        </w:r>
      </w:hyperlink>
    </w:p>
    <w:p w14:paraId="135178AD" w14:textId="77777777" w:rsidR="00915218" w:rsidRPr="00F4403C" w:rsidRDefault="00513F5B" w:rsidP="00915218">
      <w:pPr>
        <w:pStyle w:val="Kommentartext"/>
        <w:rPr>
          <w:lang w:val="en-US"/>
        </w:rPr>
      </w:pPr>
      <w:hyperlink r:id="rId3" w:anchor="/project/11_P_01467_MEKRA_Vision_Controller/workitem?id=MVC-92583" w:history="1">
        <w:r w:rsidR="00915218" w:rsidRPr="00F4403C">
          <w:rPr>
            <w:rStyle w:val="Hyperlink"/>
            <w:lang w:val="en-US"/>
          </w:rPr>
          <w:t>MVC-92583 - subScribeROIVideo - Serialization of roiIndex &lt; 11_P_01467_MEKRA_Vision_Controller</w:t>
        </w:r>
      </w:hyperlink>
    </w:p>
  </w:comment>
  <w:comment w:id="2" w:author="Rekas, Miroslaw" w:date="2025-10-28T15:02:00Z" w:initials="RM">
    <w:p w14:paraId="040B259F" w14:textId="77777777" w:rsidR="00915218" w:rsidRDefault="00915218" w:rsidP="00915218">
      <w:pPr>
        <w:pStyle w:val="Kommentartext"/>
        <w:rPr>
          <w:lang w:val="en-US"/>
        </w:rPr>
      </w:pPr>
      <w:r>
        <w:rPr>
          <w:rStyle w:val="Kommentarzeichen"/>
        </w:rPr>
        <w:annotationRef/>
      </w:r>
      <w:hyperlink r:id="rId4" w:history="1">
        <w:r w:rsidRPr="00B554E6">
          <w:rPr>
            <w:rStyle w:val="Hyperlink"/>
            <w:lang w:val="en-US"/>
          </w:rPr>
          <w:t>https://erg-polarion-p1.mekra.net/polarion/redirect/project/11_P_01467_MEKRA_Vision_Controller/workitem?id=MVC-91040</w:t>
        </w:r>
      </w:hyperlink>
    </w:p>
    <w:p w14:paraId="77400BCA" w14:textId="3AAEEEF2" w:rsidR="00915218" w:rsidRPr="00915218" w:rsidRDefault="00513F5B" w:rsidP="00915218">
      <w:pPr>
        <w:pStyle w:val="Kommentartext"/>
        <w:rPr>
          <w:lang w:val="en-US"/>
        </w:rPr>
      </w:pPr>
      <w:hyperlink r:id="rId5" w:anchor="/project/11_P_01467_MEKRA_Vision_Controller/workitem?id=MVC-92583" w:history="1">
        <w:r w:rsidR="00915218" w:rsidRPr="00F4403C">
          <w:rPr>
            <w:rStyle w:val="Hyperlink"/>
            <w:lang w:val="en-US"/>
          </w:rPr>
          <w:t>MVC-92583 - subScribeROIVideo - Serialization of roiIndex &lt; 11_P_01467_MEKRA_Vision_Controller</w:t>
        </w:r>
      </w:hyperlink>
    </w:p>
  </w:comment>
  <w:comment w:id="5" w:author="Rekas, Miroslaw" w:date="2025-10-28T14:44:00Z" w:initials="RM">
    <w:p w14:paraId="5D5D88F4" w14:textId="6F64D403" w:rsidR="009C3A61" w:rsidRPr="009C3A61" w:rsidRDefault="009C3A61">
      <w:pPr>
        <w:pStyle w:val="Kommentartext"/>
      </w:pPr>
      <w:r>
        <w:rPr>
          <w:rStyle w:val="Kommentarzeichen"/>
        </w:rPr>
        <w:annotationRef/>
      </w:r>
      <w:r w:rsidRPr="009C3A61">
        <w:t>A</w:t>
      </w:r>
      <w:r>
        <w:t>n</w:t>
      </w:r>
      <w:r w:rsidRPr="009C3A61">
        <w:t>frage</w:t>
      </w:r>
      <w:r>
        <w:t xml:space="preserve"> (bzgl. des Aussetzens von SGs unterhalb 30fps)</w:t>
      </w:r>
      <w:r w:rsidRPr="009C3A61">
        <w:t xml:space="preserve"> an VT wurde v</w:t>
      </w:r>
      <w:r>
        <w:t>erschickt</w:t>
      </w:r>
    </w:p>
  </w:comment>
  <w:comment w:id="7" w:author="Rekas, Miroslaw" w:date="2025-10-29T11:56:00Z" w:initials="RM">
    <w:p w14:paraId="5E7168F2" w14:textId="77777777" w:rsidR="00F95E97" w:rsidRPr="008F185C" w:rsidRDefault="00F95E97" w:rsidP="00F95E97">
      <w:pPr>
        <w:pStyle w:val="Kommentartext"/>
        <w:rPr>
          <w:lang w:val="en-US"/>
        </w:rPr>
      </w:pPr>
      <w:r>
        <w:rPr>
          <w:rStyle w:val="Kommentarzeichen"/>
        </w:rPr>
        <w:annotationRef/>
      </w:r>
      <w:r w:rsidRPr="008F185C">
        <w:rPr>
          <w:lang w:val="en-US"/>
        </w:rPr>
        <w:t xml:space="preserve">Degradation </w:t>
      </w:r>
      <w:r>
        <w:rPr>
          <w:lang w:val="en-US"/>
        </w:rPr>
        <w:t>mode (useCase: e.g. 2minuten long transmition of delayed (by 53ms) stream) can be taken into account if the technical realization of the 50 ms time constraint proofs to be impossible.</w:t>
      </w:r>
    </w:p>
  </w:comment>
  <w:comment w:id="6" w:author="Rekas, Miroslaw" w:date="2025-10-29T14:13:00Z" w:initials="RM">
    <w:p w14:paraId="575F1CD5" w14:textId="554BBEE0" w:rsidR="00F95E97" w:rsidRPr="00F95E97" w:rsidRDefault="00F95E97">
      <w:pPr>
        <w:pStyle w:val="Kommentartext"/>
        <w:rPr>
          <w:lang w:val="en-US"/>
        </w:rPr>
      </w:pPr>
      <w:r>
        <w:rPr>
          <w:rStyle w:val="Kommentarzeichen"/>
        </w:rPr>
        <w:annotationRef/>
      </w:r>
      <w:r w:rsidRPr="008F185C">
        <w:rPr>
          <w:lang w:val="en-US"/>
        </w:rPr>
        <w:t xml:space="preserve">Degradation </w:t>
      </w:r>
      <w:r>
        <w:rPr>
          <w:lang w:val="en-US"/>
        </w:rPr>
        <w:t>mode (useCase: e.g. 2minuten long transmition of delayed (by 53ms) stream) can be taken into account if the technical realization of the 50 ms time constraint proofs to be impossible.</w:t>
      </w:r>
    </w:p>
  </w:comment>
  <w:comment w:id="8" w:author="Rekas, Miroslaw" w:date="2025-10-29T11:46:00Z" w:initials="RM">
    <w:p w14:paraId="0B4AD5AC" w14:textId="552A1083" w:rsidR="00AA3C4C" w:rsidRDefault="00AA3C4C">
      <w:pPr>
        <w:pStyle w:val="Kommentartext"/>
        <w:rPr>
          <w:lang w:val="en-US"/>
        </w:rPr>
      </w:pPr>
      <w:r>
        <w:rPr>
          <w:lang w:val="en-US"/>
        </w:rPr>
        <w:t>“</w:t>
      </w:r>
      <w:r>
        <w:rPr>
          <w:rStyle w:val="Kommentarzeichen"/>
        </w:rPr>
        <w:annotationRef/>
      </w:r>
      <w:r w:rsidRPr="003A593B">
        <w:rPr>
          <w:lang w:val="en-US"/>
        </w:rPr>
        <w:t>The system shall ensure that time measuring functionality is available</w:t>
      </w:r>
      <w:r>
        <w:rPr>
          <w:lang w:val="en-US"/>
        </w:rPr>
        <w:t xml:space="preserve">” – move to TSC; </w:t>
      </w:r>
    </w:p>
    <w:p w14:paraId="49C845CF" w14:textId="4310747F" w:rsidR="00AA3C4C" w:rsidRPr="00AA3C4C" w:rsidRDefault="00AA3C4C">
      <w:pPr>
        <w:pStyle w:val="Kommentartext"/>
        <w:rPr>
          <w:lang w:val="en-US"/>
        </w:rPr>
      </w:pPr>
      <w:r>
        <w:rPr>
          <w:lang w:val="en-US"/>
        </w:rPr>
        <w:t>This is technical characteristics of the system – it is not considered functional.</w:t>
      </w:r>
    </w:p>
  </w:comment>
  <w:comment w:id="9" w:author="Rekas, Miroslaw" w:date="2025-10-29T11:35:00Z" w:initials="RM">
    <w:p w14:paraId="012E75A2" w14:textId="6A175923" w:rsidR="006A56C8" w:rsidRDefault="006A56C8" w:rsidP="006A56C8">
      <w:pPr>
        <w:pStyle w:val="Listenabsatz"/>
        <w:ind w:left="0"/>
        <w:rPr>
          <w:lang w:val="en-US"/>
        </w:rPr>
      </w:pPr>
      <w:r>
        <w:rPr>
          <w:rStyle w:val="Kommentarzeichen"/>
        </w:rPr>
        <w:annotationRef/>
      </w:r>
      <w:r w:rsidRPr="006A56C8">
        <w:rPr>
          <w:lang w:val="en-US"/>
        </w:rPr>
        <w:t>„</w:t>
      </w:r>
      <w:r w:rsidRPr="003A593B">
        <w:rPr>
          <w:lang w:val="en-US"/>
        </w:rPr>
        <w:t>The system shall ensure that time measuring functionality accuracy lies within +/- X[ms]</w:t>
      </w:r>
      <w:r>
        <w:rPr>
          <w:lang w:val="en-US"/>
        </w:rPr>
        <w:t>”</w:t>
      </w:r>
    </w:p>
    <w:p w14:paraId="1CC3708E" w14:textId="474931EC" w:rsidR="006A56C8" w:rsidRDefault="006A56C8" w:rsidP="006A56C8">
      <w:pPr>
        <w:pStyle w:val="Listenabsatz"/>
        <w:ind w:left="0"/>
        <w:rPr>
          <w:lang w:val="en-US"/>
        </w:rPr>
      </w:pPr>
      <w:r>
        <w:rPr>
          <w:lang w:val="en-US"/>
        </w:rPr>
        <w:t>This should go into TSC.</w:t>
      </w:r>
    </w:p>
    <w:p w14:paraId="3D714A89" w14:textId="6256E3AE" w:rsidR="006A56C8" w:rsidRPr="006A56C8" w:rsidRDefault="006A56C8">
      <w:pPr>
        <w:pStyle w:val="Kommentartext"/>
        <w:rPr>
          <w:lang w:val="en-US"/>
        </w:rPr>
      </w:pPr>
      <w:r>
        <w:rPr>
          <w:lang w:val="en-US"/>
        </w:rPr>
        <w:t>The deadline is 300ms. This time constraint can not be violated. The accuracy of the internal timer is relevant for implementation. If the chosen accuracy is bad, it would mean that the relevant “safety” margin for fulfillment of 300ms should be planned.</w:t>
      </w:r>
    </w:p>
  </w:comment>
  <w:comment w:id="10" w:author="Rekas, Miroslaw" w:date="2025-10-29T14:35:00Z" w:initials="RM">
    <w:p w14:paraId="74CB4562" w14:textId="08D52DC4" w:rsidR="00125206" w:rsidRPr="00A43E7F" w:rsidRDefault="00125206">
      <w:pPr>
        <w:pStyle w:val="Kommentartext"/>
        <w:rPr>
          <w:lang w:val="en-US"/>
        </w:rPr>
      </w:pPr>
      <w:r>
        <w:rPr>
          <w:rStyle w:val="Kommentarzeichen"/>
        </w:rPr>
        <w:annotationRef/>
      </w:r>
      <w:r w:rsidRPr="00A43E7F">
        <w:rPr>
          <w:lang w:val="en-US"/>
        </w:rPr>
        <w:t>Move to TSC</w:t>
      </w:r>
    </w:p>
  </w:comment>
  <w:comment w:id="11" w:author="Rekas, Miroslaw" w:date="2025-10-27T11:05:00Z" w:initials="RM">
    <w:p w14:paraId="6674E2AB" w14:textId="7538AD5E" w:rsidR="00FB0E90" w:rsidRPr="00FB0E90" w:rsidRDefault="00FB0E90">
      <w:pPr>
        <w:pStyle w:val="Kommentartext"/>
        <w:rPr>
          <w:lang w:val="en-US"/>
        </w:rPr>
      </w:pPr>
      <w:r>
        <w:rPr>
          <w:rStyle w:val="Kommentarzeichen"/>
        </w:rPr>
        <w:annotationRef/>
      </w:r>
      <w:r w:rsidRPr="00FB0E90">
        <w:rPr>
          <w:lang w:val="en-US"/>
        </w:rPr>
        <w:t>Move to T</w:t>
      </w:r>
      <w:r>
        <w:rPr>
          <w:lang w:val="en-US"/>
        </w:rPr>
        <w:t>SR</w:t>
      </w:r>
    </w:p>
  </w:comment>
  <w:comment w:id="12" w:author="Rekas, Miroslaw" w:date="2025-10-29T14:56:00Z" w:initials="RM">
    <w:p w14:paraId="24C346D4" w14:textId="7280FE64" w:rsidR="003B3CA9" w:rsidRPr="00CE6A2A" w:rsidRDefault="003B3CA9">
      <w:pPr>
        <w:pStyle w:val="Kommentartext"/>
        <w:rPr>
          <w:lang w:val="en-US"/>
        </w:rPr>
      </w:pPr>
      <w:r>
        <w:rPr>
          <w:rStyle w:val="Kommentarzeichen"/>
        </w:rPr>
        <w:annotationRef/>
      </w:r>
    </w:p>
  </w:comment>
  <w:comment w:id="13" w:author="Rekas, Miroslaw" w:date="2025-10-29T14:43:00Z" w:initials="RM">
    <w:p w14:paraId="6647C738" w14:textId="611CE106" w:rsidR="00A43E7F" w:rsidRPr="00A43E7F" w:rsidRDefault="00A43E7F">
      <w:pPr>
        <w:pStyle w:val="Kommentartext"/>
        <w:rPr>
          <w:lang w:val="en-US"/>
        </w:rPr>
      </w:pPr>
      <w:r>
        <w:rPr>
          <w:rStyle w:val="Kommentarzeichen"/>
        </w:rPr>
        <w:annotationRef/>
      </w:r>
      <w:r w:rsidRPr="00C93332">
        <w:rPr>
          <w:lang w:val="en-US"/>
        </w:rPr>
        <w:t>For t</w:t>
      </w:r>
      <w:r>
        <w:rPr>
          <w:lang w:val="en-US"/>
        </w:rPr>
        <w:t>he case &lt; 30fps the system requirement shall ensure that DTC will be raised.</w:t>
      </w:r>
    </w:p>
  </w:comment>
  <w:comment w:id="15" w:author="Rekas, Miroslaw" w:date="2025-11-03T09:19:00Z" w:initials="RM">
    <w:p w14:paraId="0F0ACAD3" w14:textId="216386AA" w:rsidR="00B4426D" w:rsidRPr="00B4426D" w:rsidRDefault="00B4426D">
      <w:pPr>
        <w:pStyle w:val="Kommentartext"/>
        <w:rPr>
          <w:lang w:val="en-US"/>
        </w:rPr>
      </w:pPr>
      <w:r>
        <w:rPr>
          <w:rStyle w:val="Kommentarzeichen"/>
        </w:rPr>
        <w:annotationRef/>
      </w:r>
      <w:r>
        <w:rPr>
          <w:lang w:val="en-US"/>
        </w:rPr>
        <w:t>SOW2 will check the CRC BUT not the frame counter</w:t>
      </w:r>
      <w:r w:rsidR="00D45FA0">
        <w:rPr>
          <w:lang w:val="en-US"/>
        </w:rPr>
        <w:t xml:space="preserve"> being sent from SOW1</w:t>
      </w:r>
      <w:r>
        <w:rPr>
          <w:lang w:val="en-US"/>
        </w:rPr>
        <w:t>!</w:t>
      </w:r>
    </w:p>
  </w:comment>
  <w:comment w:id="14" w:author="Rekas, Miroslaw" w:date="2025-11-03T09:19:00Z" w:initials="RM">
    <w:p w14:paraId="6182B0F5" w14:textId="77777777" w:rsidR="009A40C9" w:rsidRPr="00B4426D" w:rsidRDefault="009A40C9" w:rsidP="009A40C9">
      <w:pPr>
        <w:pStyle w:val="Kommentartext"/>
        <w:rPr>
          <w:lang w:val="en-US"/>
        </w:rPr>
      </w:pPr>
      <w:r>
        <w:rPr>
          <w:rStyle w:val="Kommentarzeichen"/>
        </w:rPr>
        <w:annotationRef/>
      </w:r>
      <w:r>
        <w:rPr>
          <w:lang w:val="en-US"/>
        </w:rPr>
        <w:t>SOW2 will check the CRC BUT not the frame counter being sent from SOW1!</w:t>
      </w:r>
    </w:p>
  </w:comment>
  <w:comment w:id="16" w:author="Rekas, Miroslaw" w:date="2025-11-03T09:48:00Z" w:initials="RM">
    <w:p w14:paraId="24FBE1C8" w14:textId="2B232818" w:rsidR="000819E2" w:rsidRDefault="000819E2">
      <w:pPr>
        <w:pStyle w:val="Kommentartext"/>
        <w:rPr>
          <w:lang w:val="en-US"/>
        </w:rPr>
      </w:pPr>
      <w:r>
        <w:rPr>
          <w:rStyle w:val="Kommentarzeichen"/>
        </w:rPr>
        <w:annotationRef/>
      </w:r>
      <w:r w:rsidRPr="000819E2">
        <w:rPr>
          <w:lang w:val="en-US"/>
        </w:rPr>
        <w:t xml:space="preserve">4.b </w:t>
      </w:r>
      <w:r>
        <w:rPr>
          <w:lang w:val="en-US"/>
        </w:rPr>
        <w:t xml:space="preserve">(ASIL B) </w:t>
      </w:r>
      <w:r w:rsidRPr="000819E2">
        <w:rPr>
          <w:lang w:val="en-US"/>
        </w:rPr>
        <w:t>will d</w:t>
      </w:r>
      <w:r>
        <w:rPr>
          <w:lang w:val="en-US"/>
        </w:rPr>
        <w:t>o the check. This check will cover the case of faulty configuration</w:t>
      </w:r>
    </w:p>
    <w:p w14:paraId="7EC5F0F7" w14:textId="56DEA135" w:rsidR="002C29CC" w:rsidRDefault="002C29CC">
      <w:pPr>
        <w:pStyle w:val="Kommentartext"/>
        <w:rPr>
          <w:lang w:val="en-US"/>
        </w:rPr>
      </w:pPr>
      <w:r>
        <w:rPr>
          <w:lang w:val="en-US"/>
        </w:rPr>
        <w:t>Not possible to induce FrozenImage by means of parameter tunninig -&gt; SM will cover it</w:t>
      </w:r>
    </w:p>
    <w:p w14:paraId="1CF5E4A6" w14:textId="3B2DB3BF" w:rsidR="002C29CC" w:rsidRDefault="002C29CC">
      <w:pPr>
        <w:pStyle w:val="Kommentartext"/>
        <w:rPr>
          <w:lang w:val="en-US"/>
        </w:rPr>
      </w:pPr>
      <w:r>
        <w:rPr>
          <w:lang w:val="en-US"/>
        </w:rPr>
        <w:t>ASSUMPTION: the SM shall be active</w:t>
      </w:r>
    </w:p>
    <w:p w14:paraId="63558B9D" w14:textId="336C7B84" w:rsidR="002C29CC" w:rsidRPr="000819E2" w:rsidRDefault="002C29CC">
      <w:pPr>
        <w:pStyle w:val="Kommentartext"/>
        <w:rPr>
          <w:lang w:val="en-US"/>
        </w:rPr>
      </w:pPr>
      <w:r>
        <w:rPr>
          <w:lang w:val="en-US"/>
        </w:rPr>
        <w:t>There is a need for some requiremetns w.r.t. unintended transition to non-safety mode (below 30fps) that is not easily recognizable by user.</w:t>
      </w:r>
    </w:p>
  </w:comment>
  <w:comment w:id="21" w:author="Rekas, Miroslaw" w:date="2025-10-29T10:58:00Z" w:initials="RM">
    <w:p w14:paraId="7542CA16" w14:textId="614EAB23" w:rsidR="00AF3526" w:rsidRDefault="00AF3526">
      <w:pPr>
        <w:pStyle w:val="Kommentartext"/>
        <w:rPr>
          <w:lang w:val="en-US"/>
        </w:rPr>
      </w:pPr>
      <w:r>
        <w:rPr>
          <w:rStyle w:val="Kommentarzeichen"/>
        </w:rPr>
        <w:annotationRef/>
      </w:r>
      <w:r w:rsidRPr="00AF3526">
        <w:rPr>
          <w:lang w:val="en-US"/>
        </w:rPr>
        <w:t>this could be better q</w:t>
      </w:r>
      <w:r>
        <w:rPr>
          <w:lang w:val="en-US"/>
        </w:rPr>
        <w:t xml:space="preserve">uantified; one of the proposals could be: </w:t>
      </w:r>
    </w:p>
    <w:p w14:paraId="22083D8D" w14:textId="27A797E8" w:rsidR="00AF3526" w:rsidRPr="00AF3526" w:rsidRDefault="00AF3526">
      <w:pPr>
        <w:pStyle w:val="Kommentartext"/>
        <w:rPr>
          <w:lang w:val="en-US"/>
        </w:rPr>
      </w:pPr>
      <w:r>
        <w:rPr>
          <w:lang w:val="en-US"/>
        </w:rPr>
        <w:t>“The system shall avoid contrast deterioration (occurred between its input and output) that can lead to a loss of details ending up in a hazard</w:t>
      </w:r>
      <w:r>
        <w:rPr>
          <w:rStyle w:val="Kommentarzeichen"/>
        </w:rPr>
        <w:annotationRef/>
      </w:r>
      <w:r w:rsidRPr="00AF3526">
        <w:rPr>
          <w:lang w:val="en-US"/>
        </w:rPr>
        <w:t>“</w:t>
      </w:r>
    </w:p>
  </w:comment>
  <w:comment w:id="22" w:author="Rekas, Miroslaw" w:date="2025-10-29T10:36:00Z" w:initials="RM">
    <w:p w14:paraId="61476884" w14:textId="570CB1F3" w:rsidR="006712C2" w:rsidRDefault="006712C2">
      <w:pPr>
        <w:pStyle w:val="Kommentartext"/>
        <w:rPr>
          <w:lang w:val="en-US"/>
        </w:rPr>
      </w:pPr>
      <w:r>
        <w:rPr>
          <w:rStyle w:val="Kommentarzeichen"/>
        </w:rPr>
        <w:annotationRef/>
      </w:r>
      <w:r w:rsidRPr="006712C2">
        <w:rPr>
          <w:lang w:val="en-US"/>
        </w:rPr>
        <w:t>Strategy: the F</w:t>
      </w:r>
      <w:r>
        <w:rPr>
          <w:lang w:val="en-US"/>
        </w:rPr>
        <w:t>SC will be validated/tested by means of review or test drives @ OEM. (see: ISO2626-3:2018, §</w:t>
      </w:r>
      <w:r w:rsidRPr="006712C2">
        <w:rPr>
          <w:lang w:val="en-US"/>
        </w:rPr>
        <w:t>7.4.3 Safety validation criteria</w:t>
      </w:r>
      <w:r>
        <w:rPr>
          <w:lang w:val="en-US"/>
        </w:rPr>
        <w:t>)</w:t>
      </w:r>
    </w:p>
    <w:p w14:paraId="5379E94C" w14:textId="5B821A6C" w:rsidR="006712C2" w:rsidRPr="006712C2" w:rsidRDefault="006712C2">
      <w:pPr>
        <w:pStyle w:val="Kommentartext"/>
        <w:rPr>
          <w:lang w:val="en-US"/>
        </w:rPr>
      </w:pPr>
      <w:r>
        <w:rPr>
          <w:lang w:val="en-US"/>
        </w:rPr>
        <w:t>Measurable test criteria (measurement, testability)will be defined in TSC. (see: ISO2626-4:2018, §</w:t>
      </w:r>
      <w:r w:rsidRPr="00032336">
        <w:rPr>
          <w:lang w:val="en-US"/>
        </w:rPr>
        <w:t xml:space="preserve"> </w:t>
      </w:r>
      <w:r w:rsidRPr="006712C2">
        <w:rPr>
          <w:lang w:val="en-US"/>
        </w:rPr>
        <w:t>8 Safety validation</w:t>
      </w:r>
      <w:r>
        <w:rPr>
          <w:lang w:val="en-US"/>
        </w:rPr>
        <w:t>)</w:t>
      </w:r>
    </w:p>
  </w:comment>
  <w:comment w:id="23" w:author="Rekas, Miroslaw" w:date="2025-10-29T10:59:00Z" w:initials="RM">
    <w:p w14:paraId="298E623E" w14:textId="77777777" w:rsidR="00AF3526" w:rsidRDefault="00AF3526" w:rsidP="00AF3526">
      <w:pPr>
        <w:pStyle w:val="Kommentartext"/>
        <w:rPr>
          <w:lang w:val="en-US"/>
        </w:rPr>
      </w:pPr>
      <w:r>
        <w:rPr>
          <w:rStyle w:val="Kommentarzeichen"/>
        </w:rPr>
        <w:annotationRef/>
      </w:r>
      <w:r w:rsidRPr="00AF3526">
        <w:rPr>
          <w:lang w:val="en-US"/>
        </w:rPr>
        <w:t>this could be better q</w:t>
      </w:r>
      <w:r>
        <w:rPr>
          <w:lang w:val="en-US"/>
        </w:rPr>
        <w:t xml:space="preserve">uantified; one of the proposals could be: </w:t>
      </w:r>
    </w:p>
    <w:p w14:paraId="2B31BA6C" w14:textId="4B9F49CD" w:rsidR="00AF3526" w:rsidRPr="00AF3526" w:rsidRDefault="00AF3526" w:rsidP="00AF3526">
      <w:pPr>
        <w:pStyle w:val="Kommentartext"/>
        <w:rPr>
          <w:lang w:val="en-US"/>
        </w:rPr>
      </w:pPr>
      <w:r>
        <w:rPr>
          <w:lang w:val="en-US"/>
        </w:rPr>
        <w:t>“The system shall avoid brightness deterioration (occurred between its input and output) that can lead to a loss of details ending up in a hazard</w:t>
      </w:r>
      <w:r>
        <w:rPr>
          <w:rStyle w:val="Kommentarzeichen"/>
        </w:rPr>
        <w:annotationRef/>
      </w:r>
      <w:r w:rsidRPr="00AF3526">
        <w:rPr>
          <w:lang w:val="en-US"/>
        </w:rPr>
        <w:t>“</w:t>
      </w:r>
    </w:p>
  </w:comment>
  <w:comment w:id="24" w:author="Rekas, Miroslaw" w:date="2025-10-29T14:43:00Z" w:initials="RM">
    <w:p w14:paraId="258EE36A" w14:textId="77777777" w:rsidR="007F733B" w:rsidRPr="00A43E7F" w:rsidRDefault="007F733B" w:rsidP="007F733B">
      <w:pPr>
        <w:pStyle w:val="Kommentartext"/>
        <w:rPr>
          <w:lang w:val="en-US"/>
        </w:rPr>
      </w:pPr>
      <w:r>
        <w:rPr>
          <w:rStyle w:val="Kommentarzeichen"/>
        </w:rPr>
        <w:annotationRef/>
      </w:r>
      <w:r w:rsidRPr="00C93332">
        <w:rPr>
          <w:lang w:val="en-US"/>
        </w:rPr>
        <w:t>For t</w:t>
      </w:r>
      <w:r>
        <w:rPr>
          <w:lang w:val="en-US"/>
        </w:rPr>
        <w:t>he case &lt; 30fps the system requirement shall ensure that DTC will be raised.</w:t>
      </w:r>
    </w:p>
  </w:comment>
  <w:comment w:id="27" w:author="Rekas, Miroslaw" w:date="2025-11-04T09:59:00Z" w:initials="RM">
    <w:p w14:paraId="7C8DEED2" w14:textId="5988834D" w:rsidR="007F733B" w:rsidRPr="007F733B" w:rsidRDefault="007F733B">
      <w:pPr>
        <w:pStyle w:val="Kommentartext"/>
        <w:rPr>
          <w:lang w:val="en-US"/>
        </w:rPr>
      </w:pPr>
      <w:r>
        <w:rPr>
          <w:rStyle w:val="Kommentarzeichen"/>
        </w:rPr>
        <w:annotationRef/>
      </w:r>
      <w:r w:rsidRPr="007F733B">
        <w:rPr>
          <w:lang w:val="en-US"/>
        </w:rPr>
        <w:t xml:space="preserve">Start up </w:t>
      </w:r>
      <w:r>
        <w:rPr>
          <w:lang w:val="en-US"/>
        </w:rPr>
        <w:t>values that will not be changed during run-time (constant during run-time)</w:t>
      </w:r>
    </w:p>
  </w:comment>
  <w:comment w:id="30" w:author="Rekas, Miroslaw" w:date="2025-11-04T10:06:00Z" w:initials="RM">
    <w:p w14:paraId="68C8928D" w14:textId="66E85106" w:rsidR="007F733B" w:rsidRPr="007F733B" w:rsidRDefault="007F733B">
      <w:pPr>
        <w:pStyle w:val="Kommentartext"/>
        <w:rPr>
          <w:lang w:val="en-US"/>
        </w:rPr>
      </w:pPr>
      <w:r>
        <w:rPr>
          <w:rStyle w:val="Kommentarzeichen"/>
        </w:rPr>
        <w:annotationRef/>
      </w:r>
      <w:r>
        <w:rPr>
          <w:lang w:val="en-US"/>
        </w:rPr>
        <w:t>use</w:t>
      </w:r>
      <w:r w:rsidRPr="007F733B">
        <w:rPr>
          <w:lang w:val="en-US"/>
        </w:rPr>
        <w:t xml:space="preserve"> </w:t>
      </w:r>
      <w:r>
        <w:rPr>
          <w:lang w:val="en-US"/>
        </w:rPr>
        <w:t>UDP as end2end or formulate requirements w.r.t. vehicle and integrity check (double read of settings)</w:t>
      </w:r>
    </w:p>
  </w:comment>
  <w:comment w:id="33" w:author="Rekas, Miroslaw" w:date="2025-11-04T13:21:00Z" w:initials="RM">
    <w:p w14:paraId="6C8A4C5B" w14:textId="77777777" w:rsidR="00EA5A05" w:rsidRPr="00EA5A05" w:rsidRDefault="00EA5A05" w:rsidP="00EA5A05">
      <w:pPr>
        <w:pStyle w:val="Kommentartext"/>
        <w:rPr>
          <w:lang w:val="en-US"/>
        </w:rPr>
      </w:pPr>
      <w:r>
        <w:rPr>
          <w:rStyle w:val="Kommentarzeichen"/>
        </w:rPr>
        <w:annotationRef/>
      </w:r>
      <w:r>
        <w:rPr>
          <w:rStyle w:val="Kommentarzeichen"/>
        </w:rPr>
        <w:annotationRef/>
      </w:r>
      <w:r>
        <w:rPr>
          <w:lang w:val="en-US"/>
        </w:rPr>
        <w:t>‘setting’ of a variable == data integrity safeguarding/</w:t>
      </w:r>
      <w:r w:rsidRPr="00EA5A05">
        <w:rPr>
          <w:lang w:val="en-US"/>
        </w:rPr>
        <w:t xml:space="preserve"> ensurance</w:t>
      </w:r>
      <w:r>
        <w:rPr>
          <w:lang w:val="en-US"/>
        </w:rPr>
        <w:t xml:space="preserve"> of a variable AND it’s correct transfer to the target function</w:t>
      </w:r>
    </w:p>
    <w:p w14:paraId="691CD9EE" w14:textId="12E1691E" w:rsidR="00EA5A05" w:rsidRPr="00EA5A05" w:rsidRDefault="00EA5A05">
      <w:pPr>
        <w:pStyle w:val="Kommentartext"/>
        <w:rPr>
          <w:lang w:val="en-US"/>
        </w:rPr>
      </w:pPr>
    </w:p>
  </w:comment>
  <w:comment w:id="34" w:author="Rekas, Miroslaw" w:date="2025-11-04T13:18:00Z" w:initials="RM">
    <w:p w14:paraId="495D3057" w14:textId="48935A21" w:rsidR="00EA5A05" w:rsidRPr="00EA5A05" w:rsidRDefault="00EA5A05">
      <w:pPr>
        <w:pStyle w:val="Kommentartext"/>
        <w:rPr>
          <w:lang w:val="en-US"/>
        </w:rPr>
      </w:pPr>
      <w:r>
        <w:rPr>
          <w:rStyle w:val="Kommentarzeichen"/>
        </w:rPr>
        <w:annotationRef/>
      </w:r>
      <w:r>
        <w:rPr>
          <w:lang w:val="en-US"/>
        </w:rPr>
        <w:t>‘setting’ of a variable == data integrity safeguarding/</w:t>
      </w:r>
      <w:r w:rsidRPr="00EA5A05">
        <w:rPr>
          <w:lang w:val="en-US"/>
        </w:rPr>
        <w:t xml:space="preserve"> </w:t>
      </w:r>
      <w:r w:rsidRPr="00EA5A05">
        <w:rPr>
          <w:lang w:val="en-US"/>
        </w:rPr>
        <w:t>ensurance</w:t>
      </w:r>
      <w:r>
        <w:rPr>
          <w:lang w:val="en-US"/>
        </w:rPr>
        <w:t xml:space="preserve"> of a variable AND </w:t>
      </w:r>
      <w:r>
        <w:rPr>
          <w:lang w:val="en-US"/>
        </w:rPr>
        <w:t xml:space="preserve">it’s </w:t>
      </w:r>
      <w:r>
        <w:rPr>
          <w:lang w:val="en-US"/>
        </w:rPr>
        <w:t>correct transfer to the target function</w:t>
      </w:r>
    </w:p>
  </w:comment>
  <w:comment w:id="35" w:author="Rekas, Miroslaw" w:date="2025-11-04T13:05:00Z" w:initials="RM">
    <w:p w14:paraId="1F815BF0" w14:textId="579D7DE6" w:rsidR="006724E6" w:rsidRPr="00EA5A05" w:rsidRDefault="006724E6">
      <w:pPr>
        <w:pStyle w:val="Kommentartext"/>
        <w:rPr>
          <w:lang w:val="en-US"/>
        </w:rPr>
      </w:pPr>
      <w:r>
        <w:rPr>
          <w:rStyle w:val="Kommentarzeichen"/>
        </w:rPr>
        <w:annotationRef/>
      </w:r>
      <w:r w:rsidRPr="00EA5A05">
        <w:rPr>
          <w:lang w:val="en-US"/>
        </w:rPr>
        <w:t>good candidate for TSR</w:t>
      </w:r>
    </w:p>
  </w:comment>
  <w:comment w:id="36" w:author="Rekas, Miroslaw" w:date="2025-11-04T13:07:00Z" w:initials="RM">
    <w:p w14:paraId="6B40EEF3" w14:textId="081570BB" w:rsidR="006724E6" w:rsidRPr="00EA5A05" w:rsidRDefault="006724E6">
      <w:pPr>
        <w:pStyle w:val="Kommentartext"/>
        <w:rPr>
          <w:lang w:val="en-US"/>
        </w:rPr>
      </w:pPr>
      <w:r>
        <w:rPr>
          <w:rStyle w:val="Kommentarzeichen"/>
        </w:rPr>
        <w:annotationRef/>
      </w:r>
      <w:r w:rsidRPr="00EA5A05">
        <w:rPr>
          <w:lang w:val="en-US"/>
        </w:rPr>
        <w:t>good candidate for TSR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7A7CA69" w15:done="0"/>
  <w15:commentEx w15:paraId="227DE40B" w15:done="0"/>
  <w15:commentEx w15:paraId="0534CFB4" w15:done="0"/>
  <w15:commentEx w15:paraId="135178AD" w15:done="0"/>
  <w15:commentEx w15:paraId="77400BCA" w15:done="0"/>
  <w15:commentEx w15:paraId="5D5D88F4" w15:done="0"/>
  <w15:commentEx w15:paraId="5E7168F2" w15:done="0"/>
  <w15:commentEx w15:paraId="575F1CD5" w15:done="0"/>
  <w15:commentEx w15:paraId="49C845CF" w15:done="0"/>
  <w15:commentEx w15:paraId="3D714A89" w15:done="0"/>
  <w15:commentEx w15:paraId="74CB4562" w15:done="0"/>
  <w15:commentEx w15:paraId="6674E2AB" w15:done="0"/>
  <w15:commentEx w15:paraId="24C346D4" w15:paraIdParent="6674E2AB" w15:done="0"/>
  <w15:commentEx w15:paraId="6647C738" w15:done="0"/>
  <w15:commentEx w15:paraId="0F0ACAD3" w15:done="0"/>
  <w15:commentEx w15:paraId="6182B0F5" w15:done="0"/>
  <w15:commentEx w15:paraId="63558B9D" w15:done="0"/>
  <w15:commentEx w15:paraId="22083D8D" w15:done="0"/>
  <w15:commentEx w15:paraId="5379E94C" w15:done="0"/>
  <w15:commentEx w15:paraId="2B31BA6C" w15:done="0"/>
  <w15:commentEx w15:paraId="258EE36A" w15:done="0"/>
  <w15:commentEx w15:paraId="7C8DEED2" w15:done="0"/>
  <w15:commentEx w15:paraId="68C8928D" w15:done="0"/>
  <w15:commentEx w15:paraId="691CD9EE" w15:done="0"/>
  <w15:commentEx w15:paraId="495D3057" w15:done="0"/>
  <w15:commentEx w15:paraId="1F815BF0" w15:done="0"/>
  <w15:commentEx w15:paraId="6B40EE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7CD2"/>
    <w:multiLevelType w:val="hybridMultilevel"/>
    <w:tmpl w:val="B1186DE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CE6AF2"/>
    <w:multiLevelType w:val="hybridMultilevel"/>
    <w:tmpl w:val="4106E06A"/>
    <w:lvl w:ilvl="0" w:tplc="04070019">
      <w:start w:val="1"/>
      <w:numFmt w:val="lowerLetter"/>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2" w15:restartNumberingAfterBreak="0">
    <w:nsid w:val="05EB2841"/>
    <w:multiLevelType w:val="hybridMultilevel"/>
    <w:tmpl w:val="115689FC"/>
    <w:lvl w:ilvl="0" w:tplc="04070019">
      <w:start w:val="1"/>
      <w:numFmt w:val="lowerLetter"/>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3" w15:restartNumberingAfterBreak="0">
    <w:nsid w:val="108A3A19"/>
    <w:multiLevelType w:val="hybridMultilevel"/>
    <w:tmpl w:val="2190FD60"/>
    <w:lvl w:ilvl="0" w:tplc="64D84D20">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9424084"/>
    <w:multiLevelType w:val="hybridMultilevel"/>
    <w:tmpl w:val="97AE90DA"/>
    <w:lvl w:ilvl="0" w:tplc="04070019">
      <w:start w:val="1"/>
      <w:numFmt w:val="lowerLetter"/>
      <w:lvlText w:val="%1."/>
      <w:lvlJc w:val="left"/>
      <w:pPr>
        <w:ind w:left="1440" w:hanging="360"/>
      </w:pPr>
    </w:lvl>
    <w:lvl w:ilvl="1" w:tplc="04070019">
      <w:start w:val="1"/>
      <w:numFmt w:val="lowerLetter"/>
      <w:lvlText w:val="%2."/>
      <w:lvlJc w:val="left"/>
      <w:pPr>
        <w:ind w:left="2160" w:hanging="360"/>
      </w:pPr>
    </w:lvl>
    <w:lvl w:ilvl="2" w:tplc="0407001B">
      <w:start w:val="1"/>
      <w:numFmt w:val="lowerRoman"/>
      <w:lvlText w:val="%3."/>
      <w:lvlJc w:val="right"/>
      <w:pPr>
        <w:ind w:left="2880" w:hanging="180"/>
      </w:pPr>
    </w:lvl>
    <w:lvl w:ilvl="3" w:tplc="0407000F">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 w15:restartNumberingAfterBreak="0">
    <w:nsid w:val="19615E75"/>
    <w:multiLevelType w:val="hybridMultilevel"/>
    <w:tmpl w:val="CDB89F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1F0E24"/>
    <w:multiLevelType w:val="hybridMultilevel"/>
    <w:tmpl w:val="056E9CC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09660F6"/>
    <w:multiLevelType w:val="hybridMultilevel"/>
    <w:tmpl w:val="B1D4C6EE"/>
    <w:lvl w:ilvl="0" w:tplc="85E899C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513CCC"/>
    <w:multiLevelType w:val="hybridMultilevel"/>
    <w:tmpl w:val="59F6A93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6F11650"/>
    <w:multiLevelType w:val="hybridMultilevel"/>
    <w:tmpl w:val="7BA0489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0" w15:restartNumberingAfterBreak="0">
    <w:nsid w:val="28FF7F0A"/>
    <w:multiLevelType w:val="hybridMultilevel"/>
    <w:tmpl w:val="EFB6A7B2"/>
    <w:lvl w:ilvl="0" w:tplc="04070019">
      <w:start w:val="1"/>
      <w:numFmt w:val="lowerLetter"/>
      <w:lvlText w:val="%1."/>
      <w:lvlJc w:val="left"/>
      <w:pPr>
        <w:ind w:left="1440" w:hanging="360"/>
      </w:pPr>
    </w:lvl>
    <w:lvl w:ilvl="1" w:tplc="04070019">
      <w:start w:val="1"/>
      <w:numFmt w:val="lowerLetter"/>
      <w:lvlText w:val="%2."/>
      <w:lvlJc w:val="left"/>
      <w:pPr>
        <w:ind w:left="2160" w:hanging="360"/>
      </w:pPr>
    </w:lvl>
    <w:lvl w:ilvl="2" w:tplc="0407001B">
      <w:start w:val="1"/>
      <w:numFmt w:val="lowerRoman"/>
      <w:lvlText w:val="%3."/>
      <w:lvlJc w:val="right"/>
      <w:pPr>
        <w:ind w:left="2880" w:hanging="180"/>
      </w:pPr>
    </w:lvl>
    <w:lvl w:ilvl="3" w:tplc="0407000F">
      <w:start w:val="1"/>
      <w:numFmt w:val="decimal"/>
      <w:lvlText w:val="%4."/>
      <w:lvlJc w:val="left"/>
      <w:pPr>
        <w:ind w:left="3600" w:hanging="360"/>
      </w:pPr>
    </w:lvl>
    <w:lvl w:ilvl="4" w:tplc="04070019">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1" w15:restartNumberingAfterBreak="0">
    <w:nsid w:val="2C660ABF"/>
    <w:multiLevelType w:val="hybridMultilevel"/>
    <w:tmpl w:val="F8160B52"/>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2" w15:restartNumberingAfterBreak="0">
    <w:nsid w:val="2E5071C6"/>
    <w:multiLevelType w:val="hybridMultilevel"/>
    <w:tmpl w:val="0F904360"/>
    <w:lvl w:ilvl="0" w:tplc="64D84D20">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02E16D9"/>
    <w:multiLevelType w:val="hybridMultilevel"/>
    <w:tmpl w:val="911672F0"/>
    <w:lvl w:ilvl="0" w:tplc="04070019">
      <w:start w:val="1"/>
      <w:numFmt w:val="lowerLetter"/>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14" w15:restartNumberingAfterBreak="0">
    <w:nsid w:val="3AF92AA8"/>
    <w:multiLevelType w:val="hybridMultilevel"/>
    <w:tmpl w:val="3F74A820"/>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5" w15:restartNumberingAfterBreak="0">
    <w:nsid w:val="3BF556E9"/>
    <w:multiLevelType w:val="hybridMultilevel"/>
    <w:tmpl w:val="DB165602"/>
    <w:lvl w:ilvl="0" w:tplc="85E899C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1982520"/>
    <w:multiLevelType w:val="hybridMultilevel"/>
    <w:tmpl w:val="FFE24B4E"/>
    <w:lvl w:ilvl="0" w:tplc="64D84D20">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4C15F93"/>
    <w:multiLevelType w:val="hybridMultilevel"/>
    <w:tmpl w:val="B2DE8FE8"/>
    <w:lvl w:ilvl="0" w:tplc="04070019">
      <w:start w:val="1"/>
      <w:numFmt w:val="lowerLetter"/>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18" w15:restartNumberingAfterBreak="0">
    <w:nsid w:val="46BF54EA"/>
    <w:multiLevelType w:val="hybridMultilevel"/>
    <w:tmpl w:val="A8DA59FA"/>
    <w:lvl w:ilvl="0" w:tplc="1F901D76">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D65647E"/>
    <w:multiLevelType w:val="hybridMultilevel"/>
    <w:tmpl w:val="88DABD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DAA2DF7"/>
    <w:multiLevelType w:val="hybridMultilevel"/>
    <w:tmpl w:val="0BD2ED58"/>
    <w:lvl w:ilvl="0" w:tplc="04070019">
      <w:start w:val="1"/>
      <w:numFmt w:val="lowerLetter"/>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21" w15:restartNumberingAfterBreak="0">
    <w:nsid w:val="54EC30EC"/>
    <w:multiLevelType w:val="hybridMultilevel"/>
    <w:tmpl w:val="13BEC734"/>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2" w15:restartNumberingAfterBreak="0">
    <w:nsid w:val="56C03F8A"/>
    <w:multiLevelType w:val="hybridMultilevel"/>
    <w:tmpl w:val="C570D06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5622603"/>
    <w:multiLevelType w:val="hybridMultilevel"/>
    <w:tmpl w:val="60BEE3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D3A1939"/>
    <w:multiLevelType w:val="hybridMultilevel"/>
    <w:tmpl w:val="92BA8992"/>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5" w15:restartNumberingAfterBreak="0">
    <w:nsid w:val="74D557F1"/>
    <w:multiLevelType w:val="hybridMultilevel"/>
    <w:tmpl w:val="FEF8FF8A"/>
    <w:lvl w:ilvl="0" w:tplc="85E899C6">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3348D4"/>
    <w:multiLevelType w:val="hybridMultilevel"/>
    <w:tmpl w:val="76F2B47C"/>
    <w:lvl w:ilvl="0" w:tplc="04070019">
      <w:start w:val="1"/>
      <w:numFmt w:val="lowerLetter"/>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27" w15:restartNumberingAfterBreak="0">
    <w:nsid w:val="791149E4"/>
    <w:multiLevelType w:val="hybridMultilevel"/>
    <w:tmpl w:val="DBE43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7"/>
  </w:num>
  <w:num w:numId="3">
    <w:abstractNumId w:val="5"/>
  </w:num>
  <w:num w:numId="4">
    <w:abstractNumId w:val="23"/>
  </w:num>
  <w:num w:numId="5">
    <w:abstractNumId w:val="19"/>
  </w:num>
  <w:num w:numId="6">
    <w:abstractNumId w:val="7"/>
  </w:num>
  <w:num w:numId="7">
    <w:abstractNumId w:val="0"/>
  </w:num>
  <w:num w:numId="8">
    <w:abstractNumId w:val="18"/>
  </w:num>
  <w:num w:numId="9">
    <w:abstractNumId w:val="25"/>
  </w:num>
  <w:num w:numId="10">
    <w:abstractNumId w:val="15"/>
  </w:num>
  <w:num w:numId="11">
    <w:abstractNumId w:val="3"/>
  </w:num>
  <w:num w:numId="12">
    <w:abstractNumId w:val="16"/>
  </w:num>
  <w:num w:numId="13">
    <w:abstractNumId w:val="12"/>
  </w:num>
  <w:num w:numId="14">
    <w:abstractNumId w:val="6"/>
  </w:num>
  <w:num w:numId="15">
    <w:abstractNumId w:val="14"/>
  </w:num>
  <w:num w:numId="16">
    <w:abstractNumId w:val="9"/>
  </w:num>
  <w:num w:numId="17">
    <w:abstractNumId w:val="24"/>
  </w:num>
  <w:num w:numId="18">
    <w:abstractNumId w:val="17"/>
  </w:num>
  <w:num w:numId="19">
    <w:abstractNumId w:val="20"/>
  </w:num>
  <w:num w:numId="20">
    <w:abstractNumId w:val="11"/>
  </w:num>
  <w:num w:numId="21">
    <w:abstractNumId w:val="2"/>
  </w:num>
  <w:num w:numId="22">
    <w:abstractNumId w:val="1"/>
  </w:num>
  <w:num w:numId="23">
    <w:abstractNumId w:val="26"/>
  </w:num>
  <w:num w:numId="24">
    <w:abstractNumId w:val="13"/>
  </w:num>
  <w:num w:numId="25">
    <w:abstractNumId w:val="8"/>
  </w:num>
  <w:num w:numId="26">
    <w:abstractNumId w:val="10"/>
  </w:num>
  <w:num w:numId="27">
    <w:abstractNumId w:val="4"/>
  </w:num>
  <w:num w:numId="2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kas, Miroslaw">
    <w15:presenceInfo w15:providerId="AD" w15:userId="S-1-5-21-1240930611-1389638167-740312968-35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AC7"/>
    <w:rsid w:val="0000537E"/>
    <w:rsid w:val="00014F33"/>
    <w:rsid w:val="000152A8"/>
    <w:rsid w:val="000268F2"/>
    <w:rsid w:val="00032336"/>
    <w:rsid w:val="000366B1"/>
    <w:rsid w:val="00036ADE"/>
    <w:rsid w:val="0004404E"/>
    <w:rsid w:val="00044669"/>
    <w:rsid w:val="000510B6"/>
    <w:rsid w:val="000715AE"/>
    <w:rsid w:val="000819E2"/>
    <w:rsid w:val="000928B7"/>
    <w:rsid w:val="000A5945"/>
    <w:rsid w:val="00113938"/>
    <w:rsid w:val="00116DF0"/>
    <w:rsid w:val="00117A09"/>
    <w:rsid w:val="00125206"/>
    <w:rsid w:val="0013685B"/>
    <w:rsid w:val="00140670"/>
    <w:rsid w:val="00160D46"/>
    <w:rsid w:val="00175275"/>
    <w:rsid w:val="0017610A"/>
    <w:rsid w:val="0017669B"/>
    <w:rsid w:val="001A5003"/>
    <w:rsid w:val="001B41EF"/>
    <w:rsid w:val="001C2573"/>
    <w:rsid w:val="001C3A47"/>
    <w:rsid w:val="001D0CE6"/>
    <w:rsid w:val="001E524D"/>
    <w:rsid w:val="001F2571"/>
    <w:rsid w:val="001F3F43"/>
    <w:rsid w:val="00202D25"/>
    <w:rsid w:val="002034FA"/>
    <w:rsid w:val="00205F3F"/>
    <w:rsid w:val="00222FE1"/>
    <w:rsid w:val="0029329D"/>
    <w:rsid w:val="002C063C"/>
    <w:rsid w:val="002C252E"/>
    <w:rsid w:val="002C29CC"/>
    <w:rsid w:val="002D27E7"/>
    <w:rsid w:val="002E26DE"/>
    <w:rsid w:val="00303BF5"/>
    <w:rsid w:val="003226B2"/>
    <w:rsid w:val="0034700C"/>
    <w:rsid w:val="00350177"/>
    <w:rsid w:val="00351D1A"/>
    <w:rsid w:val="0035204B"/>
    <w:rsid w:val="003552FF"/>
    <w:rsid w:val="00363B6C"/>
    <w:rsid w:val="00375796"/>
    <w:rsid w:val="00376B00"/>
    <w:rsid w:val="00387D52"/>
    <w:rsid w:val="003A24DD"/>
    <w:rsid w:val="003A593B"/>
    <w:rsid w:val="003B0C1F"/>
    <w:rsid w:val="003B3CA9"/>
    <w:rsid w:val="003B502D"/>
    <w:rsid w:val="003C7CD8"/>
    <w:rsid w:val="003D3FB0"/>
    <w:rsid w:val="003E30CD"/>
    <w:rsid w:val="003E4522"/>
    <w:rsid w:val="003F408E"/>
    <w:rsid w:val="00416F42"/>
    <w:rsid w:val="00423BEE"/>
    <w:rsid w:val="0044287A"/>
    <w:rsid w:val="00454B4D"/>
    <w:rsid w:val="00457544"/>
    <w:rsid w:val="00472681"/>
    <w:rsid w:val="00487F3F"/>
    <w:rsid w:val="004A0CB3"/>
    <w:rsid w:val="004A369F"/>
    <w:rsid w:val="004A3CD0"/>
    <w:rsid w:val="004B6E0C"/>
    <w:rsid w:val="004C17E7"/>
    <w:rsid w:val="004D0F40"/>
    <w:rsid w:val="004D1348"/>
    <w:rsid w:val="004D635E"/>
    <w:rsid w:val="004F673A"/>
    <w:rsid w:val="005008B5"/>
    <w:rsid w:val="00511EF3"/>
    <w:rsid w:val="005126A6"/>
    <w:rsid w:val="00513F5B"/>
    <w:rsid w:val="00544478"/>
    <w:rsid w:val="00544F71"/>
    <w:rsid w:val="005605A7"/>
    <w:rsid w:val="00565754"/>
    <w:rsid w:val="0056796D"/>
    <w:rsid w:val="00572572"/>
    <w:rsid w:val="00572D79"/>
    <w:rsid w:val="00583F7D"/>
    <w:rsid w:val="00586C0C"/>
    <w:rsid w:val="005A005D"/>
    <w:rsid w:val="005A2131"/>
    <w:rsid w:val="005A6495"/>
    <w:rsid w:val="005B4FD8"/>
    <w:rsid w:val="005B6C49"/>
    <w:rsid w:val="005C4F15"/>
    <w:rsid w:val="005D63AE"/>
    <w:rsid w:val="005E1C4B"/>
    <w:rsid w:val="005E6632"/>
    <w:rsid w:val="00603D9C"/>
    <w:rsid w:val="0060512A"/>
    <w:rsid w:val="00647261"/>
    <w:rsid w:val="0065129B"/>
    <w:rsid w:val="00666ADC"/>
    <w:rsid w:val="006712C2"/>
    <w:rsid w:val="006724E6"/>
    <w:rsid w:val="0067512C"/>
    <w:rsid w:val="006826DF"/>
    <w:rsid w:val="00682A51"/>
    <w:rsid w:val="006837DD"/>
    <w:rsid w:val="006848D6"/>
    <w:rsid w:val="00685347"/>
    <w:rsid w:val="0069363F"/>
    <w:rsid w:val="0069526E"/>
    <w:rsid w:val="00696887"/>
    <w:rsid w:val="00697B62"/>
    <w:rsid w:val="006A2A82"/>
    <w:rsid w:val="006A56C8"/>
    <w:rsid w:val="006A707F"/>
    <w:rsid w:val="006F4B78"/>
    <w:rsid w:val="00700A93"/>
    <w:rsid w:val="00701A0D"/>
    <w:rsid w:val="00704B53"/>
    <w:rsid w:val="00717CA7"/>
    <w:rsid w:val="007208BE"/>
    <w:rsid w:val="00726CE5"/>
    <w:rsid w:val="007B01A1"/>
    <w:rsid w:val="007C61C5"/>
    <w:rsid w:val="007D22A6"/>
    <w:rsid w:val="007D4C83"/>
    <w:rsid w:val="007D5782"/>
    <w:rsid w:val="007F669F"/>
    <w:rsid w:val="007F733B"/>
    <w:rsid w:val="008033F2"/>
    <w:rsid w:val="008714B9"/>
    <w:rsid w:val="00872EA7"/>
    <w:rsid w:val="00873C5E"/>
    <w:rsid w:val="00877364"/>
    <w:rsid w:val="008874D0"/>
    <w:rsid w:val="008956BE"/>
    <w:rsid w:val="008A1351"/>
    <w:rsid w:val="008A618F"/>
    <w:rsid w:val="008A664E"/>
    <w:rsid w:val="008B7883"/>
    <w:rsid w:val="008C3DF9"/>
    <w:rsid w:val="008F185C"/>
    <w:rsid w:val="008F2A0A"/>
    <w:rsid w:val="008F36F1"/>
    <w:rsid w:val="00907114"/>
    <w:rsid w:val="00915218"/>
    <w:rsid w:val="009230FC"/>
    <w:rsid w:val="00977684"/>
    <w:rsid w:val="00980AC4"/>
    <w:rsid w:val="009812EF"/>
    <w:rsid w:val="009914B2"/>
    <w:rsid w:val="009958E8"/>
    <w:rsid w:val="009A40C9"/>
    <w:rsid w:val="009B5AC4"/>
    <w:rsid w:val="009B706D"/>
    <w:rsid w:val="009C3A61"/>
    <w:rsid w:val="009D110F"/>
    <w:rsid w:val="009E4955"/>
    <w:rsid w:val="009F5683"/>
    <w:rsid w:val="00A03CC5"/>
    <w:rsid w:val="00A17264"/>
    <w:rsid w:val="00A411ED"/>
    <w:rsid w:val="00A43E7F"/>
    <w:rsid w:val="00A63480"/>
    <w:rsid w:val="00A80661"/>
    <w:rsid w:val="00A8231C"/>
    <w:rsid w:val="00A86974"/>
    <w:rsid w:val="00AA3C4C"/>
    <w:rsid w:val="00AA51BC"/>
    <w:rsid w:val="00AB0DB0"/>
    <w:rsid w:val="00AB5375"/>
    <w:rsid w:val="00AD5CD8"/>
    <w:rsid w:val="00AF3526"/>
    <w:rsid w:val="00B05A53"/>
    <w:rsid w:val="00B10BA2"/>
    <w:rsid w:val="00B214C9"/>
    <w:rsid w:val="00B41975"/>
    <w:rsid w:val="00B43047"/>
    <w:rsid w:val="00B4426D"/>
    <w:rsid w:val="00B7790A"/>
    <w:rsid w:val="00BB43B9"/>
    <w:rsid w:val="00BB6B41"/>
    <w:rsid w:val="00BD72F9"/>
    <w:rsid w:val="00BF6A52"/>
    <w:rsid w:val="00C04106"/>
    <w:rsid w:val="00C154E1"/>
    <w:rsid w:val="00C176B0"/>
    <w:rsid w:val="00C20D4A"/>
    <w:rsid w:val="00C33347"/>
    <w:rsid w:val="00C50CDD"/>
    <w:rsid w:val="00C70ED0"/>
    <w:rsid w:val="00C75D56"/>
    <w:rsid w:val="00C85D50"/>
    <w:rsid w:val="00C93332"/>
    <w:rsid w:val="00CA4E8F"/>
    <w:rsid w:val="00CC4127"/>
    <w:rsid w:val="00CD140F"/>
    <w:rsid w:val="00CD2601"/>
    <w:rsid w:val="00CE382B"/>
    <w:rsid w:val="00CE6A2A"/>
    <w:rsid w:val="00CF1F79"/>
    <w:rsid w:val="00D06793"/>
    <w:rsid w:val="00D1259D"/>
    <w:rsid w:val="00D14B48"/>
    <w:rsid w:val="00D15B7F"/>
    <w:rsid w:val="00D4321A"/>
    <w:rsid w:val="00D45FA0"/>
    <w:rsid w:val="00D467AE"/>
    <w:rsid w:val="00D5374D"/>
    <w:rsid w:val="00D72DD4"/>
    <w:rsid w:val="00D74E61"/>
    <w:rsid w:val="00D759DB"/>
    <w:rsid w:val="00D81032"/>
    <w:rsid w:val="00D82396"/>
    <w:rsid w:val="00DB02D1"/>
    <w:rsid w:val="00DB1A9F"/>
    <w:rsid w:val="00DD261B"/>
    <w:rsid w:val="00DD3306"/>
    <w:rsid w:val="00DF0AC7"/>
    <w:rsid w:val="00DF369E"/>
    <w:rsid w:val="00E04855"/>
    <w:rsid w:val="00E26EE0"/>
    <w:rsid w:val="00E37FE1"/>
    <w:rsid w:val="00E45612"/>
    <w:rsid w:val="00E50E1E"/>
    <w:rsid w:val="00E51264"/>
    <w:rsid w:val="00E54B1A"/>
    <w:rsid w:val="00E60122"/>
    <w:rsid w:val="00E87660"/>
    <w:rsid w:val="00EA20AC"/>
    <w:rsid w:val="00EA2A21"/>
    <w:rsid w:val="00EA5A05"/>
    <w:rsid w:val="00ED5F35"/>
    <w:rsid w:val="00EE1731"/>
    <w:rsid w:val="00EE361F"/>
    <w:rsid w:val="00EE5EB0"/>
    <w:rsid w:val="00EF074B"/>
    <w:rsid w:val="00F05B34"/>
    <w:rsid w:val="00F26D6A"/>
    <w:rsid w:val="00F273D3"/>
    <w:rsid w:val="00F4403C"/>
    <w:rsid w:val="00F54492"/>
    <w:rsid w:val="00F57863"/>
    <w:rsid w:val="00F72E7B"/>
    <w:rsid w:val="00F74101"/>
    <w:rsid w:val="00F85B28"/>
    <w:rsid w:val="00F8607B"/>
    <w:rsid w:val="00F917BF"/>
    <w:rsid w:val="00F95E97"/>
    <w:rsid w:val="00FA2042"/>
    <w:rsid w:val="00FA3D89"/>
    <w:rsid w:val="00FA5F12"/>
    <w:rsid w:val="00FB0E90"/>
    <w:rsid w:val="00FB3D80"/>
    <w:rsid w:val="00FB46A6"/>
    <w:rsid w:val="00FD05E6"/>
    <w:rsid w:val="00FD4E3B"/>
    <w:rsid w:val="00FD6149"/>
    <w:rsid w:val="00FE01CA"/>
    <w:rsid w:val="00FE37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C031"/>
  <w15:chartTrackingRefBased/>
  <w15:docId w15:val="{38A6526A-C91B-4E9D-B82E-2ECE8868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1D0C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D5F35"/>
    <w:pPr>
      <w:ind w:left="720"/>
      <w:contextualSpacing/>
    </w:pPr>
  </w:style>
  <w:style w:type="character" w:styleId="Kommentarzeichen">
    <w:name w:val="annotation reference"/>
    <w:basedOn w:val="Absatz-Standardschriftart"/>
    <w:uiPriority w:val="99"/>
    <w:semiHidden/>
    <w:unhideWhenUsed/>
    <w:rsid w:val="002E26DE"/>
    <w:rPr>
      <w:sz w:val="16"/>
      <w:szCs w:val="16"/>
    </w:rPr>
  </w:style>
  <w:style w:type="paragraph" w:styleId="Kommentartext">
    <w:name w:val="annotation text"/>
    <w:basedOn w:val="Standard"/>
    <w:link w:val="KommentartextZchn"/>
    <w:uiPriority w:val="99"/>
    <w:semiHidden/>
    <w:unhideWhenUsed/>
    <w:rsid w:val="002E26D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E26DE"/>
    <w:rPr>
      <w:sz w:val="20"/>
      <w:szCs w:val="20"/>
    </w:rPr>
  </w:style>
  <w:style w:type="paragraph" w:styleId="Kommentarthema">
    <w:name w:val="annotation subject"/>
    <w:basedOn w:val="Kommentartext"/>
    <w:next w:val="Kommentartext"/>
    <w:link w:val="KommentarthemaZchn"/>
    <w:uiPriority w:val="99"/>
    <w:semiHidden/>
    <w:unhideWhenUsed/>
    <w:rsid w:val="002E26DE"/>
    <w:rPr>
      <w:b/>
      <w:bCs/>
    </w:rPr>
  </w:style>
  <w:style w:type="character" w:customStyle="1" w:styleId="KommentarthemaZchn">
    <w:name w:val="Kommentarthema Zchn"/>
    <w:basedOn w:val="KommentartextZchn"/>
    <w:link w:val="Kommentarthema"/>
    <w:uiPriority w:val="99"/>
    <w:semiHidden/>
    <w:rsid w:val="002E26DE"/>
    <w:rPr>
      <w:b/>
      <w:bCs/>
      <w:sz w:val="20"/>
      <w:szCs w:val="20"/>
    </w:rPr>
  </w:style>
  <w:style w:type="paragraph" w:styleId="Sprechblasentext">
    <w:name w:val="Balloon Text"/>
    <w:basedOn w:val="Standard"/>
    <w:link w:val="SprechblasentextZchn"/>
    <w:uiPriority w:val="99"/>
    <w:semiHidden/>
    <w:unhideWhenUsed/>
    <w:rsid w:val="002E26D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E26DE"/>
    <w:rPr>
      <w:rFonts w:ascii="Segoe UI" w:hAnsi="Segoe UI" w:cs="Segoe UI"/>
      <w:sz w:val="18"/>
      <w:szCs w:val="18"/>
    </w:rPr>
  </w:style>
  <w:style w:type="character" w:styleId="Hyperlink">
    <w:name w:val="Hyperlink"/>
    <w:basedOn w:val="Absatz-Standardschriftart"/>
    <w:uiPriority w:val="99"/>
    <w:unhideWhenUsed/>
    <w:rsid w:val="004D635E"/>
    <w:rPr>
      <w:color w:val="0000FF"/>
      <w:u w:val="single"/>
    </w:rPr>
  </w:style>
  <w:style w:type="character" w:customStyle="1" w:styleId="berschrift1Zchn">
    <w:name w:val="Überschrift 1 Zchn"/>
    <w:basedOn w:val="Absatz-Standardschriftart"/>
    <w:link w:val="berschrift1"/>
    <w:uiPriority w:val="9"/>
    <w:rsid w:val="001D0CE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762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erg-polarion-p1.mekra.net/polarion/" TargetMode="External"/><Relationship Id="rId2" Type="http://schemas.openxmlformats.org/officeDocument/2006/relationships/hyperlink" Target="https://erg-polarion-p1.mekra.net/polarion/redirect/project/11_P_01467_MEKRA_Vision_Controller/workitem?id=MVC-91040" TargetMode="External"/><Relationship Id="rId1" Type="http://schemas.openxmlformats.org/officeDocument/2006/relationships/hyperlink" Target="file:///\\erg-fs-p1.mekra.net\MLG\TS-E\ASPICE-FuSi%20Engineer\projekte\VOLVO\FuSa\%5b20250715%5d%20SOW2%20-%20Mekra_Bosch%20-%20FUSA%20topics.docx" TargetMode="External"/><Relationship Id="rId5" Type="http://schemas.openxmlformats.org/officeDocument/2006/relationships/hyperlink" Target="https://erg-polarion-p1.mekra.net/polarion/" TargetMode="External"/><Relationship Id="rId4" Type="http://schemas.openxmlformats.org/officeDocument/2006/relationships/hyperlink" Target="https://erg-polarion-p1.mekra.net/polarion/redirect/project/11_P_01467_MEKRA_Vision_Controller/workitem?id=MVC-9104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rg-polarion-p1.mekra.net/polarion/" TargetMode="Externa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rg-polarion-p1.mekra.net/polar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8AEBE-56D2-40E6-9D69-D5D1A1CC5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2451</Words>
  <Characters>15442</Characters>
  <Application>Microsoft Office Word</Application>
  <DocSecurity>0</DocSecurity>
  <Lines>128</Lines>
  <Paragraphs>35</Paragraphs>
  <ScaleCrop>false</ScaleCrop>
  <HeadingPairs>
    <vt:vector size="2" baseType="variant">
      <vt:variant>
        <vt:lpstr>Titel</vt:lpstr>
      </vt:variant>
      <vt:variant>
        <vt:i4>1</vt:i4>
      </vt:variant>
    </vt:vector>
  </HeadingPairs>
  <TitlesOfParts>
    <vt:vector size="1" baseType="lpstr">
      <vt:lpstr/>
    </vt:vector>
  </TitlesOfParts>
  <Company>MEKRA Lang GmbH &amp; Co. KG</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Rekas, Miroslaw</dc:creator>
  <cp:keywords/>
  <dc:description/>
  <cp:lastModifiedBy>Rekas, Miroslaw</cp:lastModifiedBy>
  <cp:revision>14</cp:revision>
  <dcterms:created xsi:type="dcterms:W3CDTF">2025-10-29T09:55:00Z</dcterms:created>
  <dcterms:modified xsi:type="dcterms:W3CDTF">2025-11-04T12:22:00Z</dcterms:modified>
</cp:coreProperties>
</file>